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43AE7A" w14:textId="77777777" w:rsidR="009B7D59" w:rsidRPr="00F95FA8" w:rsidRDefault="00F22FDB" w:rsidP="009B7D59">
      <w:pPr>
        <w:jc w:val="center"/>
        <w:rPr>
          <w:rFonts w:ascii="Times New Roman" w:hAnsi="Times New Roman" w:cs="Times New Roman"/>
          <w:b/>
        </w:rPr>
      </w:pPr>
      <w:proofErr w:type="gramStart"/>
      <w:r w:rsidRPr="00F22FDB">
        <w:rPr>
          <w:rFonts w:ascii="Times New Roman" w:hAnsi="Times New Roman" w:cs="Times New Roman"/>
          <w:b/>
        </w:rPr>
        <w:t>Comparative road performance testing of the Chevrolet Volt PHEV</w:t>
      </w:r>
      <w:r>
        <w:rPr>
          <w:rFonts w:ascii="Times New Roman" w:hAnsi="Times New Roman" w:cs="Times New Roman"/>
          <w:b/>
        </w:rPr>
        <w:t>.</w:t>
      </w:r>
      <w:proofErr w:type="gramEnd"/>
    </w:p>
    <w:p w14:paraId="308931DF" w14:textId="77777777" w:rsidR="009B7D59" w:rsidRPr="00F95FA8" w:rsidRDefault="009B7D59" w:rsidP="009B7D59">
      <w:pPr>
        <w:jc w:val="center"/>
        <w:rPr>
          <w:rFonts w:ascii="Times New Roman" w:hAnsi="Times New Roman" w:cs="Times New Roman"/>
        </w:rPr>
      </w:pPr>
    </w:p>
    <w:p w14:paraId="1A4B10A8" w14:textId="77777777" w:rsidR="00C377D9" w:rsidRPr="00F95FA8" w:rsidRDefault="005C45A8" w:rsidP="009B7D59">
      <w:pPr>
        <w:jc w:val="center"/>
        <w:rPr>
          <w:rFonts w:ascii="Times New Roman" w:hAnsi="Times New Roman" w:cs="Times New Roman"/>
        </w:rPr>
      </w:pPr>
      <w:proofErr w:type="spellStart"/>
      <w:r w:rsidRPr="00F95FA8">
        <w:rPr>
          <w:rFonts w:ascii="Times New Roman" w:hAnsi="Times New Roman" w:cs="Times New Roman"/>
        </w:rPr>
        <w:t>Rojan</w:t>
      </w:r>
      <w:proofErr w:type="spellEnd"/>
      <w:r w:rsidRPr="00F95FA8">
        <w:rPr>
          <w:rFonts w:ascii="Times New Roman" w:hAnsi="Times New Roman" w:cs="Times New Roman"/>
        </w:rPr>
        <w:t xml:space="preserve"> K </w:t>
      </w:r>
      <w:proofErr w:type="spellStart"/>
      <w:r w:rsidRPr="00F95FA8">
        <w:rPr>
          <w:rFonts w:ascii="Times New Roman" w:hAnsi="Times New Roman" w:cs="Times New Roman"/>
        </w:rPr>
        <w:t>Pandey</w:t>
      </w:r>
      <w:proofErr w:type="spellEnd"/>
      <w:r w:rsidR="00C377D9" w:rsidRPr="00F95FA8">
        <w:rPr>
          <w:rFonts w:ascii="Times New Roman" w:hAnsi="Times New Roman" w:cs="Times New Roman"/>
        </w:rPr>
        <w:t xml:space="preserve">, Marcus Pham, </w:t>
      </w:r>
      <w:r w:rsidRPr="00F95FA8">
        <w:rPr>
          <w:rFonts w:ascii="Times New Roman" w:hAnsi="Times New Roman" w:cs="Times New Roman"/>
        </w:rPr>
        <w:t xml:space="preserve">Jonathan Whale, </w:t>
      </w:r>
      <w:r w:rsidR="001F1A84" w:rsidRPr="00F95FA8">
        <w:rPr>
          <w:rFonts w:ascii="Times New Roman" w:hAnsi="Times New Roman" w:cs="Times New Roman"/>
        </w:rPr>
        <w:t>Mark P McHenry,</w:t>
      </w:r>
      <w:r w:rsidR="0037768C" w:rsidRPr="0037768C">
        <w:rPr>
          <w:rFonts w:ascii="Times New Roman" w:hAnsi="Times New Roman" w:cs="Times New Roman"/>
        </w:rPr>
        <w:t xml:space="preserve"> </w:t>
      </w:r>
      <w:r w:rsidR="0037768C" w:rsidRPr="00F95FA8">
        <w:rPr>
          <w:rFonts w:ascii="Times New Roman" w:hAnsi="Times New Roman" w:cs="Times New Roman"/>
        </w:rPr>
        <w:t xml:space="preserve">Thomas </w:t>
      </w:r>
      <w:proofErr w:type="spellStart"/>
      <w:r w:rsidR="0037768C" w:rsidRPr="00F95FA8">
        <w:rPr>
          <w:rFonts w:ascii="Times New Roman" w:hAnsi="Times New Roman" w:cs="Times New Roman"/>
        </w:rPr>
        <w:t>Br</w:t>
      </w:r>
      <w:r w:rsidR="0037768C" w:rsidRPr="00F95FA8">
        <w:rPr>
          <w:rFonts w:ascii="Times New Roman" w:hAnsi="Times New Roman" w:cs="Times New Roman"/>
          <w:noProof/>
        </w:rPr>
        <w:t>ä</w:t>
      </w:r>
      <w:r w:rsidR="0037768C" w:rsidRPr="00F95FA8">
        <w:rPr>
          <w:rFonts w:ascii="Times New Roman" w:hAnsi="Times New Roman" w:cs="Times New Roman"/>
        </w:rPr>
        <w:t>unl</w:t>
      </w:r>
      <w:proofErr w:type="spellEnd"/>
    </w:p>
    <w:p w14:paraId="4CCAABF0" w14:textId="77777777" w:rsidR="00BD5C2C" w:rsidRDefault="00BD5C2C" w:rsidP="009B7D59">
      <w:pPr>
        <w:jc w:val="center"/>
        <w:rPr>
          <w:rFonts w:ascii="Times New Roman" w:hAnsi="Times New Roman" w:cs="Times New Roman"/>
        </w:rPr>
      </w:pPr>
    </w:p>
    <w:p w14:paraId="1632E4CA" w14:textId="77777777" w:rsidR="005A6777" w:rsidRDefault="005A6777" w:rsidP="009B7D59">
      <w:pPr>
        <w:jc w:val="center"/>
        <w:rPr>
          <w:rFonts w:ascii="Times New Roman" w:hAnsi="Times New Roman" w:cs="Times New Roman"/>
        </w:rPr>
      </w:pPr>
      <w:r>
        <w:rPr>
          <w:rFonts w:ascii="Times New Roman" w:hAnsi="Times New Roman" w:cs="Times New Roman"/>
        </w:rPr>
        <w:t>Affiliations:</w:t>
      </w:r>
    </w:p>
    <w:p w14:paraId="397FE19D" w14:textId="77777777" w:rsidR="005A6777" w:rsidRDefault="005A6777" w:rsidP="009B7D59">
      <w:pPr>
        <w:jc w:val="center"/>
        <w:rPr>
          <w:rFonts w:ascii="Times New Roman" w:hAnsi="Times New Roman" w:cs="Times New Roman"/>
        </w:rPr>
      </w:pPr>
      <w:r>
        <w:rPr>
          <w:rFonts w:ascii="Times New Roman" w:hAnsi="Times New Roman" w:cs="Times New Roman"/>
        </w:rPr>
        <w:t xml:space="preserve">X and </w:t>
      </w:r>
      <w:commentRangeStart w:id="0"/>
      <w:r>
        <w:rPr>
          <w:rFonts w:ascii="Times New Roman" w:hAnsi="Times New Roman" w:cs="Times New Roman"/>
        </w:rPr>
        <w:t>Y</w:t>
      </w:r>
      <w:commentRangeEnd w:id="0"/>
      <w:r w:rsidR="00CF370F">
        <w:rPr>
          <w:rStyle w:val="CommentReference"/>
        </w:rPr>
        <w:commentReference w:id="0"/>
      </w:r>
      <w:r>
        <w:rPr>
          <w:rFonts w:ascii="Times New Roman" w:hAnsi="Times New Roman" w:cs="Times New Roman"/>
        </w:rPr>
        <w:t>.</w:t>
      </w:r>
    </w:p>
    <w:p w14:paraId="79FF21C4" w14:textId="77777777" w:rsidR="005A6777" w:rsidRDefault="005A6777" w:rsidP="009B7D59">
      <w:pPr>
        <w:jc w:val="center"/>
        <w:rPr>
          <w:rFonts w:ascii="Times New Roman" w:hAnsi="Times New Roman" w:cs="Times New Roman"/>
        </w:rPr>
      </w:pPr>
    </w:p>
    <w:p w14:paraId="4BBF6552" w14:textId="77777777" w:rsidR="005A6777" w:rsidRDefault="005A6777" w:rsidP="00F95FA8">
      <w:pPr>
        <w:rPr>
          <w:rFonts w:ascii="Times New Roman" w:hAnsi="Times New Roman" w:cs="Times New Roman"/>
        </w:rPr>
      </w:pPr>
      <w:r>
        <w:rPr>
          <w:rFonts w:ascii="Times New Roman" w:hAnsi="Times New Roman" w:cs="Times New Roman"/>
        </w:rPr>
        <w:t>Corresponding author details:</w:t>
      </w:r>
    </w:p>
    <w:p w14:paraId="089EE438" w14:textId="77777777" w:rsidR="005A6777" w:rsidRPr="00F95FA8" w:rsidRDefault="005A6777" w:rsidP="00F95FA8">
      <w:pPr>
        <w:rPr>
          <w:rFonts w:ascii="Times New Roman" w:hAnsi="Times New Roman" w:cs="Times New Roman"/>
        </w:rPr>
      </w:pPr>
    </w:p>
    <w:p w14:paraId="52A5DB42" w14:textId="77777777" w:rsidR="00593B9A" w:rsidRPr="00F95FA8" w:rsidRDefault="006C1DF1" w:rsidP="00593B9A">
      <w:pPr>
        <w:pStyle w:val="Heading2"/>
        <w:rPr>
          <w:rFonts w:ascii="Times New Roman" w:hAnsi="Times New Roman" w:cs="Times New Roman"/>
        </w:rPr>
      </w:pPr>
      <w:commentRangeStart w:id="1"/>
      <w:r w:rsidRPr="00F95FA8">
        <w:rPr>
          <w:rFonts w:ascii="Times New Roman" w:eastAsiaTheme="minorEastAsia" w:hAnsi="Times New Roman" w:cs="Times New Roman"/>
          <w:bCs w:val="0"/>
          <w:color w:val="auto"/>
          <w:sz w:val="24"/>
          <w:szCs w:val="24"/>
        </w:rPr>
        <w:t>Abstract</w:t>
      </w:r>
      <w:commentRangeEnd w:id="1"/>
      <w:r w:rsidR="00053F66">
        <w:rPr>
          <w:rStyle w:val="CommentReference"/>
          <w:rFonts w:asciiTheme="minorHAnsi" w:eastAsiaTheme="minorEastAsia" w:hAnsiTheme="minorHAnsi" w:cstheme="minorBidi"/>
          <w:b w:val="0"/>
          <w:bCs w:val="0"/>
          <w:color w:val="auto"/>
        </w:rPr>
        <w:commentReference w:id="1"/>
      </w:r>
    </w:p>
    <w:p w14:paraId="3FD9658B" w14:textId="77777777" w:rsidR="00593B9A" w:rsidRPr="00F95FA8" w:rsidRDefault="00593B9A" w:rsidP="007E549B">
      <w:pPr>
        <w:jc w:val="both"/>
        <w:rPr>
          <w:rFonts w:ascii="Times New Roman" w:hAnsi="Times New Roman" w:cs="Times New Roman"/>
        </w:rPr>
      </w:pPr>
    </w:p>
    <w:p w14:paraId="121954EC" w14:textId="77777777" w:rsidR="00A8583C" w:rsidRPr="00F95FA8" w:rsidRDefault="00602FDE" w:rsidP="007E549B">
      <w:pPr>
        <w:jc w:val="both"/>
        <w:rPr>
          <w:rFonts w:ascii="Times New Roman" w:hAnsi="Times New Roman" w:cs="Times New Roman"/>
        </w:rPr>
      </w:pPr>
      <w:r w:rsidRPr="00F95FA8">
        <w:rPr>
          <w:rFonts w:ascii="Times New Roman" w:hAnsi="Times New Roman" w:cs="Times New Roman"/>
        </w:rPr>
        <w:t xml:space="preserve">The </w:t>
      </w:r>
      <w:r w:rsidR="00F22FDB">
        <w:rPr>
          <w:rFonts w:ascii="Times New Roman" w:hAnsi="Times New Roman" w:cs="Times New Roman"/>
        </w:rPr>
        <w:t>Chevrolet</w:t>
      </w:r>
      <w:r w:rsidRPr="00F95FA8">
        <w:rPr>
          <w:rFonts w:ascii="Times New Roman" w:hAnsi="Times New Roman" w:cs="Times New Roman"/>
        </w:rPr>
        <w:t xml:space="preserve"> Volt </w:t>
      </w:r>
      <w:r w:rsidR="00FF01B4">
        <w:rPr>
          <w:rFonts w:ascii="Times New Roman" w:hAnsi="Times New Roman" w:cs="Times New Roman"/>
        </w:rPr>
        <w:t xml:space="preserve">PHEV </w:t>
      </w:r>
      <w:r w:rsidRPr="00F95FA8">
        <w:rPr>
          <w:rFonts w:ascii="Times New Roman" w:hAnsi="Times New Roman" w:cs="Times New Roman"/>
        </w:rPr>
        <w:t xml:space="preserve">entered the Australian market </w:t>
      </w:r>
      <w:r w:rsidR="00F22FDB">
        <w:rPr>
          <w:rFonts w:ascii="Times New Roman" w:hAnsi="Times New Roman" w:cs="Times New Roman"/>
        </w:rPr>
        <w:t xml:space="preserve">badges as the Holden Volt </w:t>
      </w:r>
      <w:r w:rsidR="006E7B3E" w:rsidRPr="00F95FA8">
        <w:rPr>
          <w:rFonts w:ascii="Times New Roman" w:hAnsi="Times New Roman" w:cs="Times New Roman"/>
        </w:rPr>
        <w:t>in 2013</w:t>
      </w:r>
      <w:r w:rsidR="00F22FDB">
        <w:rPr>
          <w:rFonts w:ascii="Times New Roman" w:hAnsi="Times New Roman" w:cs="Times New Roman"/>
        </w:rPr>
        <w:t>,</w:t>
      </w:r>
      <w:r w:rsidRPr="00F95FA8">
        <w:rPr>
          <w:rFonts w:ascii="Times New Roman" w:hAnsi="Times New Roman" w:cs="Times New Roman"/>
        </w:rPr>
        <w:t xml:space="preserve"> and is the first ‘</w:t>
      </w:r>
      <w:r w:rsidR="00375B13" w:rsidRPr="00F95FA8">
        <w:rPr>
          <w:rFonts w:ascii="Times New Roman" w:hAnsi="Times New Roman" w:cs="Times New Roman"/>
        </w:rPr>
        <w:t>l</w:t>
      </w:r>
      <w:r w:rsidRPr="00F95FA8">
        <w:rPr>
          <w:rFonts w:ascii="Times New Roman" w:hAnsi="Times New Roman" w:cs="Times New Roman"/>
        </w:rPr>
        <w:t xml:space="preserve">ong </w:t>
      </w:r>
      <w:r w:rsidR="00375B13" w:rsidRPr="00F95FA8">
        <w:rPr>
          <w:rFonts w:ascii="Times New Roman" w:hAnsi="Times New Roman" w:cs="Times New Roman"/>
        </w:rPr>
        <w:t>r</w:t>
      </w:r>
      <w:r w:rsidRPr="00F95FA8">
        <w:rPr>
          <w:rFonts w:ascii="Times New Roman" w:hAnsi="Times New Roman" w:cs="Times New Roman"/>
        </w:rPr>
        <w:t>ange’ or ‘</w:t>
      </w:r>
      <w:r w:rsidR="00375B13" w:rsidRPr="00F95FA8">
        <w:rPr>
          <w:rFonts w:ascii="Times New Roman" w:hAnsi="Times New Roman" w:cs="Times New Roman"/>
        </w:rPr>
        <w:t>e</w:t>
      </w:r>
      <w:r w:rsidRPr="00F95FA8">
        <w:rPr>
          <w:rFonts w:ascii="Times New Roman" w:hAnsi="Times New Roman" w:cs="Times New Roman"/>
        </w:rPr>
        <w:t xml:space="preserve">xtended </w:t>
      </w:r>
      <w:r w:rsidR="00375B13" w:rsidRPr="00F95FA8">
        <w:rPr>
          <w:rFonts w:ascii="Times New Roman" w:hAnsi="Times New Roman" w:cs="Times New Roman"/>
        </w:rPr>
        <w:t>r</w:t>
      </w:r>
      <w:r w:rsidRPr="00F95FA8">
        <w:rPr>
          <w:rFonts w:ascii="Times New Roman" w:hAnsi="Times New Roman" w:cs="Times New Roman"/>
        </w:rPr>
        <w:t xml:space="preserve">ange’ electric vehicle to be sold on the Australian market. </w:t>
      </w:r>
      <w:r w:rsidR="00F22FDB">
        <w:rPr>
          <w:rFonts w:ascii="Times New Roman" w:hAnsi="Times New Roman" w:cs="Times New Roman"/>
        </w:rPr>
        <w:t>Chevrolet</w:t>
      </w:r>
      <w:r w:rsidR="00C77515" w:rsidRPr="00F95FA8">
        <w:rPr>
          <w:rFonts w:ascii="Times New Roman" w:hAnsi="Times New Roman" w:cs="Times New Roman"/>
        </w:rPr>
        <w:t xml:space="preserve"> state t</w:t>
      </w:r>
      <w:r w:rsidRPr="00F95FA8">
        <w:rPr>
          <w:rFonts w:ascii="Times New Roman" w:hAnsi="Times New Roman" w:cs="Times New Roman"/>
        </w:rPr>
        <w:t xml:space="preserve">he Volt can drive </w:t>
      </w:r>
      <w:r w:rsidR="006E7B3E" w:rsidRPr="00F95FA8">
        <w:rPr>
          <w:rFonts w:ascii="Times New Roman" w:hAnsi="Times New Roman" w:cs="Times New Roman"/>
        </w:rPr>
        <w:t>petrol free up to 87</w:t>
      </w:r>
      <w:r w:rsidRPr="00F95FA8">
        <w:rPr>
          <w:rFonts w:ascii="Times New Roman" w:hAnsi="Times New Roman" w:cs="Times New Roman"/>
        </w:rPr>
        <w:t xml:space="preserve"> km</w:t>
      </w:r>
      <w:r w:rsidR="006E7B3E" w:rsidRPr="00F95FA8">
        <w:rPr>
          <w:rFonts w:ascii="Times New Roman" w:hAnsi="Times New Roman" w:cs="Times New Roman"/>
        </w:rPr>
        <w:t xml:space="preserve"> </w:t>
      </w:r>
      <w:r w:rsidRPr="00F95FA8">
        <w:rPr>
          <w:rFonts w:ascii="Times New Roman" w:hAnsi="Times New Roman" w:cs="Times New Roman"/>
        </w:rPr>
        <w:t>on a fully charged battery</w:t>
      </w:r>
      <w:r w:rsidR="005501F5" w:rsidRPr="00F95FA8">
        <w:rPr>
          <w:rFonts w:ascii="Times New Roman" w:hAnsi="Times New Roman" w:cs="Times New Roman"/>
        </w:rPr>
        <w:t>,</w:t>
      </w:r>
      <w:r w:rsidR="00C77515" w:rsidRPr="00F95FA8">
        <w:rPr>
          <w:rFonts w:ascii="Times New Roman" w:hAnsi="Times New Roman" w:cs="Times New Roman"/>
        </w:rPr>
        <w:t xml:space="preserve"> </w:t>
      </w:r>
      <w:r w:rsidR="00375B13" w:rsidRPr="00F95FA8">
        <w:rPr>
          <w:rFonts w:ascii="Times New Roman" w:hAnsi="Times New Roman" w:cs="Times New Roman"/>
        </w:rPr>
        <w:t>with</w:t>
      </w:r>
      <w:r w:rsidRPr="00F95FA8">
        <w:rPr>
          <w:rFonts w:ascii="Times New Roman" w:hAnsi="Times New Roman" w:cs="Times New Roman"/>
        </w:rPr>
        <w:t xml:space="preserve"> the transmission automatically switch</w:t>
      </w:r>
      <w:r w:rsidR="00375B13" w:rsidRPr="00F95FA8">
        <w:rPr>
          <w:rFonts w:ascii="Times New Roman" w:hAnsi="Times New Roman" w:cs="Times New Roman"/>
        </w:rPr>
        <w:t>ing</w:t>
      </w:r>
      <w:r w:rsidRPr="00F95FA8">
        <w:rPr>
          <w:rFonts w:ascii="Times New Roman" w:hAnsi="Times New Roman" w:cs="Times New Roman"/>
        </w:rPr>
        <w:t xml:space="preserve"> over to </w:t>
      </w:r>
      <w:r w:rsidR="005501F5" w:rsidRPr="00F95FA8">
        <w:rPr>
          <w:rFonts w:ascii="Times New Roman" w:hAnsi="Times New Roman" w:cs="Times New Roman"/>
        </w:rPr>
        <w:t xml:space="preserve">the </w:t>
      </w:r>
      <w:r w:rsidRPr="00F95FA8">
        <w:rPr>
          <w:rFonts w:ascii="Times New Roman" w:hAnsi="Times New Roman" w:cs="Times New Roman"/>
        </w:rPr>
        <w:t>petrol engine</w:t>
      </w:r>
      <w:r w:rsidR="00C77515" w:rsidRPr="00F95FA8">
        <w:rPr>
          <w:rFonts w:ascii="Times New Roman" w:hAnsi="Times New Roman" w:cs="Times New Roman"/>
        </w:rPr>
        <w:t xml:space="preserve"> for a total</w:t>
      </w:r>
      <w:r w:rsidR="006E7B3E" w:rsidRPr="00F95FA8">
        <w:rPr>
          <w:rFonts w:ascii="Times New Roman" w:hAnsi="Times New Roman" w:cs="Times New Roman"/>
        </w:rPr>
        <w:t xml:space="preserve"> range </w:t>
      </w:r>
      <w:r w:rsidR="00C77515" w:rsidRPr="00F95FA8">
        <w:rPr>
          <w:rFonts w:ascii="Times New Roman" w:hAnsi="Times New Roman" w:cs="Times New Roman"/>
        </w:rPr>
        <w:t>of</w:t>
      </w:r>
      <w:r w:rsidR="006E7B3E" w:rsidRPr="00F95FA8">
        <w:rPr>
          <w:rFonts w:ascii="Times New Roman" w:hAnsi="Times New Roman" w:cs="Times New Roman"/>
        </w:rPr>
        <w:t xml:space="preserve"> over 600 km </w:t>
      </w:r>
      <w:r w:rsidR="00C77515" w:rsidRPr="00F95FA8">
        <w:rPr>
          <w:rFonts w:ascii="Times New Roman" w:hAnsi="Times New Roman" w:cs="Times New Roman"/>
        </w:rPr>
        <w:t xml:space="preserve">with </w:t>
      </w:r>
      <w:r w:rsidR="00375B13" w:rsidRPr="00F95FA8">
        <w:rPr>
          <w:rFonts w:ascii="Times New Roman" w:hAnsi="Times New Roman" w:cs="Times New Roman"/>
        </w:rPr>
        <w:t xml:space="preserve">both </w:t>
      </w:r>
      <w:r w:rsidR="00C77515" w:rsidRPr="00F95FA8">
        <w:rPr>
          <w:rFonts w:ascii="Times New Roman" w:hAnsi="Times New Roman" w:cs="Times New Roman"/>
        </w:rPr>
        <w:t>a</w:t>
      </w:r>
      <w:r w:rsidR="006E7B3E" w:rsidRPr="00F95FA8">
        <w:rPr>
          <w:rFonts w:ascii="Times New Roman" w:hAnsi="Times New Roman" w:cs="Times New Roman"/>
        </w:rPr>
        <w:t xml:space="preserve"> full charge</w:t>
      </w:r>
      <w:r w:rsidR="00375B13" w:rsidRPr="00F95FA8">
        <w:rPr>
          <w:rFonts w:ascii="Times New Roman" w:hAnsi="Times New Roman" w:cs="Times New Roman"/>
        </w:rPr>
        <w:t xml:space="preserve"> and tank of fuel</w:t>
      </w:r>
      <w:r w:rsidR="00593B9A" w:rsidRPr="00F95FA8">
        <w:rPr>
          <w:rFonts w:ascii="Times New Roman" w:hAnsi="Times New Roman" w:cs="Times New Roman"/>
        </w:rPr>
        <w:t>.</w:t>
      </w:r>
      <w:r w:rsidR="00C77515" w:rsidRPr="00F95FA8">
        <w:rPr>
          <w:rFonts w:ascii="Times New Roman" w:hAnsi="Times New Roman" w:cs="Times New Roman"/>
        </w:rPr>
        <w:t xml:space="preserve"> However, these </w:t>
      </w:r>
      <w:r w:rsidR="00C1264E" w:rsidRPr="00F95FA8">
        <w:rPr>
          <w:rFonts w:ascii="Times New Roman" w:hAnsi="Times New Roman" w:cs="Times New Roman"/>
        </w:rPr>
        <w:t xml:space="preserve">performance </w:t>
      </w:r>
      <w:r w:rsidR="00C77515" w:rsidRPr="00F95FA8">
        <w:rPr>
          <w:rFonts w:ascii="Times New Roman" w:hAnsi="Times New Roman" w:cs="Times New Roman"/>
        </w:rPr>
        <w:t xml:space="preserve">values are expected under </w:t>
      </w:r>
      <w:r w:rsidR="00C1264E" w:rsidRPr="00F95FA8">
        <w:rPr>
          <w:rFonts w:ascii="Times New Roman" w:hAnsi="Times New Roman" w:cs="Times New Roman"/>
        </w:rPr>
        <w:t>ideal conditions</w:t>
      </w:r>
      <w:r w:rsidR="00C77515" w:rsidRPr="00F95FA8">
        <w:rPr>
          <w:rFonts w:ascii="Times New Roman" w:hAnsi="Times New Roman" w:cs="Times New Roman"/>
        </w:rPr>
        <w:t>, not ‘every day’ driving conditions</w:t>
      </w:r>
      <w:r w:rsidR="00C1264E" w:rsidRPr="00F95FA8">
        <w:rPr>
          <w:rFonts w:ascii="Times New Roman" w:hAnsi="Times New Roman" w:cs="Times New Roman"/>
        </w:rPr>
        <w:t>. Th</w:t>
      </w:r>
      <w:r w:rsidR="009322BB" w:rsidRPr="00F95FA8">
        <w:rPr>
          <w:rFonts w:ascii="Times New Roman" w:hAnsi="Times New Roman" w:cs="Times New Roman"/>
        </w:rPr>
        <w:t>is research investigates the per</w:t>
      </w:r>
      <w:r w:rsidR="001A3157" w:rsidRPr="00F95FA8">
        <w:rPr>
          <w:rFonts w:ascii="Times New Roman" w:hAnsi="Times New Roman" w:cs="Times New Roman"/>
        </w:rPr>
        <w:t xml:space="preserve">formance of the </w:t>
      </w:r>
      <w:r w:rsidR="009322BB" w:rsidRPr="00F95FA8">
        <w:rPr>
          <w:rFonts w:ascii="Times New Roman" w:hAnsi="Times New Roman" w:cs="Times New Roman"/>
        </w:rPr>
        <w:t>Volt under a number of conditions,</w:t>
      </w:r>
      <w:r w:rsidR="00C1264E" w:rsidRPr="00F95FA8">
        <w:rPr>
          <w:rFonts w:ascii="Times New Roman" w:hAnsi="Times New Roman" w:cs="Times New Roman"/>
        </w:rPr>
        <w:t xml:space="preserve"> including </w:t>
      </w:r>
      <w:r w:rsidR="009322BB" w:rsidRPr="00F95FA8">
        <w:rPr>
          <w:rFonts w:ascii="Times New Roman" w:hAnsi="Times New Roman" w:cs="Times New Roman"/>
        </w:rPr>
        <w:t>ambient temperature and air-conditioning loads</w:t>
      </w:r>
      <w:r w:rsidR="00A8583C" w:rsidRPr="00F95FA8">
        <w:rPr>
          <w:rFonts w:ascii="Times New Roman" w:hAnsi="Times New Roman" w:cs="Times New Roman"/>
        </w:rPr>
        <w:t xml:space="preserve">, </w:t>
      </w:r>
      <w:r w:rsidR="00C1264E" w:rsidRPr="00F95FA8">
        <w:rPr>
          <w:rFonts w:ascii="Times New Roman" w:hAnsi="Times New Roman" w:cs="Times New Roman"/>
        </w:rPr>
        <w:t xml:space="preserve">route </w:t>
      </w:r>
      <w:r w:rsidR="00A8583C" w:rsidRPr="00F95FA8">
        <w:rPr>
          <w:rFonts w:ascii="Times New Roman" w:hAnsi="Times New Roman" w:cs="Times New Roman"/>
        </w:rPr>
        <w:t>topography, traffic congestion</w:t>
      </w:r>
      <w:r w:rsidR="00C1264E" w:rsidRPr="00F95FA8">
        <w:rPr>
          <w:rFonts w:ascii="Times New Roman" w:hAnsi="Times New Roman" w:cs="Times New Roman"/>
        </w:rPr>
        <w:t xml:space="preserve">, passenger load and </w:t>
      </w:r>
      <w:r w:rsidR="009322BB" w:rsidRPr="00F95FA8">
        <w:rPr>
          <w:rFonts w:ascii="Times New Roman" w:hAnsi="Times New Roman" w:cs="Times New Roman"/>
        </w:rPr>
        <w:t xml:space="preserve">variable </w:t>
      </w:r>
      <w:r w:rsidR="00A8583C" w:rsidRPr="00F95FA8">
        <w:rPr>
          <w:rFonts w:ascii="Times New Roman" w:hAnsi="Times New Roman" w:cs="Times New Roman"/>
        </w:rPr>
        <w:t xml:space="preserve">driver </w:t>
      </w:r>
      <w:r w:rsidR="00C1264E" w:rsidRPr="00F95FA8">
        <w:rPr>
          <w:rFonts w:ascii="Times New Roman" w:hAnsi="Times New Roman" w:cs="Times New Roman"/>
        </w:rPr>
        <w:t>behaviour</w:t>
      </w:r>
      <w:r w:rsidR="00A8583C" w:rsidRPr="00F95FA8">
        <w:rPr>
          <w:rFonts w:ascii="Times New Roman" w:hAnsi="Times New Roman" w:cs="Times New Roman"/>
        </w:rPr>
        <w:t xml:space="preserve">. </w:t>
      </w:r>
      <w:r w:rsidR="009322BB" w:rsidRPr="00F95FA8">
        <w:rPr>
          <w:rFonts w:ascii="Times New Roman" w:hAnsi="Times New Roman" w:cs="Times New Roman"/>
        </w:rPr>
        <w:t xml:space="preserve">For comparative purposes the </w:t>
      </w:r>
      <w:r w:rsidR="00830F5B" w:rsidRPr="00F95FA8">
        <w:rPr>
          <w:rFonts w:ascii="Times New Roman" w:hAnsi="Times New Roman" w:cs="Times New Roman"/>
        </w:rPr>
        <w:t xml:space="preserve">Volt </w:t>
      </w:r>
      <w:r w:rsidR="009322BB" w:rsidRPr="00F95FA8">
        <w:rPr>
          <w:rFonts w:ascii="Times New Roman" w:hAnsi="Times New Roman" w:cs="Times New Roman"/>
        </w:rPr>
        <w:t xml:space="preserve">performance was </w:t>
      </w:r>
      <w:r w:rsidR="00593B9A" w:rsidRPr="00F95FA8">
        <w:rPr>
          <w:rFonts w:ascii="Times New Roman" w:hAnsi="Times New Roman" w:cs="Times New Roman"/>
        </w:rPr>
        <w:t>compar</w:t>
      </w:r>
      <w:r w:rsidR="009322BB" w:rsidRPr="00F95FA8">
        <w:rPr>
          <w:rFonts w:ascii="Times New Roman" w:hAnsi="Times New Roman" w:cs="Times New Roman"/>
        </w:rPr>
        <w:t xml:space="preserve">ed against an </w:t>
      </w:r>
      <w:r w:rsidR="00CD5B6C" w:rsidRPr="00F95FA8">
        <w:rPr>
          <w:rFonts w:ascii="Times New Roman" w:hAnsi="Times New Roman" w:cs="Times New Roman"/>
        </w:rPr>
        <w:t>electric-</w:t>
      </w:r>
      <w:r w:rsidR="00593B9A" w:rsidRPr="00F95FA8">
        <w:rPr>
          <w:rFonts w:ascii="Times New Roman" w:hAnsi="Times New Roman" w:cs="Times New Roman"/>
        </w:rPr>
        <w:t>converted Hyundai Getz</w:t>
      </w:r>
      <w:r w:rsidR="009322BB" w:rsidRPr="00F95FA8">
        <w:rPr>
          <w:rFonts w:ascii="Times New Roman" w:hAnsi="Times New Roman" w:cs="Times New Roman"/>
        </w:rPr>
        <w:t xml:space="preserve"> under near-identical conditions, to demonstrate differences in road conditions in addition to technical variants of the vehicles, such as manual and automatic gearboxes and regenerative braking </w:t>
      </w:r>
      <w:commentRangeStart w:id="2"/>
      <w:r w:rsidR="009322BB" w:rsidRPr="00F95FA8">
        <w:rPr>
          <w:rFonts w:ascii="Times New Roman" w:hAnsi="Times New Roman" w:cs="Times New Roman"/>
        </w:rPr>
        <w:t>systems</w:t>
      </w:r>
      <w:commentRangeEnd w:id="2"/>
      <w:r w:rsidR="00CF370F">
        <w:rPr>
          <w:rStyle w:val="CommentReference"/>
        </w:rPr>
        <w:commentReference w:id="2"/>
      </w:r>
      <w:r w:rsidR="009322BB" w:rsidRPr="00F95FA8">
        <w:rPr>
          <w:rFonts w:ascii="Times New Roman" w:hAnsi="Times New Roman" w:cs="Times New Roman"/>
        </w:rPr>
        <w:t xml:space="preserve">. </w:t>
      </w:r>
    </w:p>
    <w:p w14:paraId="70DBA9E3" w14:textId="77777777" w:rsidR="000F5CE7" w:rsidRDefault="000F5CE7" w:rsidP="009B7D59">
      <w:pPr>
        <w:rPr>
          <w:rFonts w:ascii="Times New Roman" w:hAnsi="Times New Roman" w:cs="Times New Roman"/>
        </w:rPr>
      </w:pPr>
    </w:p>
    <w:p w14:paraId="36116699" w14:textId="77777777" w:rsidR="005A6777" w:rsidRDefault="005A6777" w:rsidP="009B7D59">
      <w:pPr>
        <w:rPr>
          <w:rFonts w:ascii="Times New Roman" w:hAnsi="Times New Roman" w:cs="Times New Roman"/>
        </w:rPr>
      </w:pPr>
      <w:r w:rsidRPr="00F95FA8">
        <w:rPr>
          <w:rFonts w:ascii="Times New Roman" w:hAnsi="Times New Roman" w:cs="Times New Roman"/>
          <w:i/>
        </w:rPr>
        <w:t>Keywords</w:t>
      </w:r>
      <w:r>
        <w:rPr>
          <w:rFonts w:ascii="Times New Roman" w:hAnsi="Times New Roman" w:cs="Times New Roman"/>
        </w:rPr>
        <w:t>: Electric vehicle; road test; energy consumption; range; Volt.</w:t>
      </w:r>
    </w:p>
    <w:p w14:paraId="5499BC3F" w14:textId="77777777" w:rsidR="005A6777" w:rsidRPr="00F95FA8" w:rsidRDefault="005A6777" w:rsidP="009B7D59">
      <w:pPr>
        <w:rPr>
          <w:rFonts w:ascii="Times New Roman" w:hAnsi="Times New Roman" w:cs="Times New Roman"/>
        </w:rPr>
      </w:pPr>
    </w:p>
    <w:p w14:paraId="28D78D5D" w14:textId="77777777" w:rsidR="006C1DF1" w:rsidRPr="00F95FA8" w:rsidRDefault="006C1DF1" w:rsidP="006C1DF1">
      <w:pPr>
        <w:pStyle w:val="Heading2"/>
        <w:rPr>
          <w:rFonts w:ascii="Times New Roman" w:hAnsi="Times New Roman" w:cs="Times New Roman"/>
        </w:rPr>
      </w:pPr>
      <w:commentRangeStart w:id="3"/>
      <w:r w:rsidRPr="00F95FA8">
        <w:rPr>
          <w:rFonts w:ascii="Times New Roman" w:eastAsiaTheme="minorEastAsia" w:hAnsi="Times New Roman" w:cs="Times New Roman"/>
          <w:bCs w:val="0"/>
          <w:color w:val="auto"/>
          <w:sz w:val="24"/>
          <w:szCs w:val="24"/>
        </w:rPr>
        <w:t>Introduction</w:t>
      </w:r>
      <w:commentRangeEnd w:id="3"/>
      <w:r w:rsidR="00AA06B0">
        <w:rPr>
          <w:rStyle w:val="CommentReference"/>
          <w:rFonts w:asciiTheme="minorHAnsi" w:eastAsiaTheme="minorEastAsia" w:hAnsiTheme="minorHAnsi" w:cstheme="minorBidi"/>
          <w:b w:val="0"/>
          <w:bCs w:val="0"/>
          <w:color w:val="auto"/>
        </w:rPr>
        <w:commentReference w:id="3"/>
      </w:r>
    </w:p>
    <w:p w14:paraId="7056DF68" w14:textId="77777777" w:rsidR="006C1DF1" w:rsidRPr="00F95FA8" w:rsidRDefault="006C1DF1" w:rsidP="006C1DF1">
      <w:pPr>
        <w:jc w:val="both"/>
        <w:rPr>
          <w:rFonts w:ascii="Times New Roman" w:hAnsi="Times New Roman" w:cs="Times New Roman"/>
        </w:rPr>
      </w:pPr>
    </w:p>
    <w:p w14:paraId="4FC58294" w14:textId="77777777" w:rsidR="00DC5327" w:rsidRPr="00F95FA8" w:rsidRDefault="00E46022" w:rsidP="00F95FA8">
      <w:pPr>
        <w:ind w:firstLine="720"/>
        <w:jc w:val="both"/>
        <w:rPr>
          <w:rFonts w:ascii="Times New Roman" w:hAnsi="Times New Roman" w:cs="Times New Roman"/>
        </w:rPr>
      </w:pPr>
      <w:r w:rsidRPr="00F95FA8">
        <w:rPr>
          <w:rFonts w:ascii="Times New Roman" w:hAnsi="Times New Roman" w:cs="Times New Roman"/>
        </w:rPr>
        <w:t xml:space="preserve">This research </w:t>
      </w:r>
      <w:r w:rsidR="00FF01B4">
        <w:rPr>
          <w:rFonts w:ascii="Times New Roman" w:hAnsi="Times New Roman" w:cs="Times New Roman"/>
        </w:rPr>
        <w:t xml:space="preserve">is a collaborative </w:t>
      </w:r>
      <w:r w:rsidRPr="00F95FA8">
        <w:rPr>
          <w:rFonts w:ascii="Times New Roman" w:hAnsi="Times New Roman" w:cs="Times New Roman"/>
        </w:rPr>
        <w:t xml:space="preserve">investigation by the University of Western Australia (UWA) and Murdoch University (MU), both in Perth, Western Australia. </w:t>
      </w:r>
      <w:r w:rsidR="00DC5327" w:rsidRPr="00F95FA8">
        <w:rPr>
          <w:rFonts w:ascii="Times New Roman" w:hAnsi="Times New Roman" w:cs="Times New Roman"/>
        </w:rPr>
        <w:t xml:space="preserve">The aim of </w:t>
      </w:r>
      <w:r w:rsidR="00FF01B4">
        <w:rPr>
          <w:rFonts w:ascii="Times New Roman" w:hAnsi="Times New Roman" w:cs="Times New Roman"/>
        </w:rPr>
        <w:t>investigation</w:t>
      </w:r>
      <w:r w:rsidR="00DC5327" w:rsidRPr="00F95FA8">
        <w:rPr>
          <w:rFonts w:ascii="Times New Roman" w:hAnsi="Times New Roman" w:cs="Times New Roman"/>
        </w:rPr>
        <w:t xml:space="preserve"> </w:t>
      </w:r>
      <w:r w:rsidR="00FF01B4">
        <w:rPr>
          <w:rFonts w:ascii="Times New Roman" w:hAnsi="Times New Roman" w:cs="Times New Roman"/>
        </w:rPr>
        <w:t xml:space="preserve">one </w:t>
      </w:r>
      <w:r w:rsidR="00DC5327" w:rsidRPr="00F95FA8">
        <w:rPr>
          <w:rFonts w:ascii="Times New Roman" w:hAnsi="Times New Roman" w:cs="Times New Roman"/>
        </w:rPr>
        <w:t xml:space="preserve">was to analyze the performance of the </w:t>
      </w:r>
      <w:r w:rsidR="00F22FDB">
        <w:rPr>
          <w:rFonts w:ascii="Times New Roman" w:hAnsi="Times New Roman" w:cs="Times New Roman"/>
        </w:rPr>
        <w:t>Chevrolet</w:t>
      </w:r>
      <w:r w:rsidR="00DC5327" w:rsidRPr="00F95FA8">
        <w:rPr>
          <w:rFonts w:ascii="Times New Roman" w:hAnsi="Times New Roman" w:cs="Times New Roman"/>
        </w:rPr>
        <w:t xml:space="preserve"> Volt under real-world conditions, and compare these results with the results with an electric-converted Hyundai Getz, referred to as the ‘REV Eco’. The influence of different driving factors including highway driving, peak driving, A/C usage, passenger number etc., have been assessed (Table 1). Two urban routes were used to represent typical city and highway driving. To reduce the influence of varying traffic conditions for each route, each test was repeated five times for the </w:t>
      </w:r>
      <w:r w:rsidR="00D35687">
        <w:rPr>
          <w:rFonts w:ascii="Times New Roman" w:hAnsi="Times New Roman" w:cs="Times New Roman"/>
        </w:rPr>
        <w:t xml:space="preserve">REV </w:t>
      </w:r>
      <w:r w:rsidR="00DC5327" w:rsidRPr="00F95FA8">
        <w:rPr>
          <w:rFonts w:ascii="Times New Roman" w:hAnsi="Times New Roman" w:cs="Times New Roman"/>
        </w:rPr>
        <w:t xml:space="preserve">Eco and three times for the Volt. When testing the Volt, efforts were made to keep the conditions as consistent as possible to the </w:t>
      </w:r>
      <w:r w:rsidR="00D35687">
        <w:rPr>
          <w:rFonts w:ascii="Times New Roman" w:hAnsi="Times New Roman" w:cs="Times New Roman"/>
        </w:rPr>
        <w:t xml:space="preserve">REV </w:t>
      </w:r>
      <w:r w:rsidR="00DC5327" w:rsidRPr="00F95FA8">
        <w:rPr>
          <w:rFonts w:ascii="Times New Roman" w:hAnsi="Times New Roman" w:cs="Times New Roman"/>
        </w:rPr>
        <w:t xml:space="preserve">Eco. There were, however some variables that were impossible to control. Firstly, the </w:t>
      </w:r>
      <w:r w:rsidR="00D35687">
        <w:rPr>
          <w:rFonts w:ascii="Times New Roman" w:hAnsi="Times New Roman" w:cs="Times New Roman"/>
        </w:rPr>
        <w:t xml:space="preserve">REV </w:t>
      </w:r>
      <w:r w:rsidR="00DC5327" w:rsidRPr="00F95FA8">
        <w:rPr>
          <w:rFonts w:ascii="Times New Roman" w:hAnsi="Times New Roman" w:cs="Times New Roman"/>
        </w:rPr>
        <w:t xml:space="preserve">Eco has a manual gearbox with a removed clutch. This is in contrast to the Volt with an automatic transmission. On the Volt, </w:t>
      </w:r>
      <w:r w:rsidR="00F22FDB">
        <w:rPr>
          <w:rFonts w:ascii="Times New Roman" w:hAnsi="Times New Roman" w:cs="Times New Roman"/>
        </w:rPr>
        <w:t>Chevrolet</w:t>
      </w:r>
      <w:r w:rsidR="00DC5327" w:rsidRPr="00F95FA8">
        <w:rPr>
          <w:rFonts w:ascii="Times New Roman" w:hAnsi="Times New Roman" w:cs="Times New Roman"/>
        </w:rPr>
        <w:t xml:space="preserve"> has incorporated a petrol range-extender in case the car runs out of battery charge. This created a difference in results and hence additional tests were made to test the different drive modes of the Volt to compare with the </w:t>
      </w:r>
      <w:r w:rsidR="00D35687">
        <w:rPr>
          <w:rFonts w:ascii="Times New Roman" w:hAnsi="Times New Roman" w:cs="Times New Roman"/>
        </w:rPr>
        <w:t xml:space="preserve">REV </w:t>
      </w:r>
      <w:r w:rsidR="00DC5327" w:rsidRPr="00F95FA8">
        <w:rPr>
          <w:rFonts w:ascii="Times New Roman" w:hAnsi="Times New Roman" w:cs="Times New Roman"/>
        </w:rPr>
        <w:t xml:space="preserve">Eco. </w:t>
      </w:r>
      <w:r w:rsidR="009808C8">
        <w:rPr>
          <w:rFonts w:ascii="Times New Roman" w:hAnsi="Times New Roman" w:cs="Times New Roman"/>
        </w:rPr>
        <w:t>T</w:t>
      </w:r>
      <w:r w:rsidR="00DC5327" w:rsidRPr="00F95FA8">
        <w:rPr>
          <w:rFonts w:ascii="Times New Roman" w:hAnsi="Times New Roman" w:cs="Times New Roman"/>
        </w:rPr>
        <w:t xml:space="preserve">he Volt features </w:t>
      </w:r>
      <w:r w:rsidR="009808C8">
        <w:rPr>
          <w:rFonts w:ascii="Times New Roman" w:hAnsi="Times New Roman" w:cs="Times New Roman"/>
        </w:rPr>
        <w:t xml:space="preserve">‘Normal’ (D), ‘Low’ (L), </w:t>
      </w:r>
      <w:r w:rsidR="00DC5327" w:rsidRPr="00F95FA8">
        <w:rPr>
          <w:rFonts w:ascii="Times New Roman" w:hAnsi="Times New Roman" w:cs="Times New Roman"/>
        </w:rPr>
        <w:t xml:space="preserve">‘Hold’ and ‘Sport’ modes, where the ‘Hold’ mode </w:t>
      </w:r>
      <w:r w:rsidR="009808C8">
        <w:rPr>
          <w:rFonts w:ascii="Times New Roman" w:hAnsi="Times New Roman" w:cs="Times New Roman"/>
        </w:rPr>
        <w:t xml:space="preserve">is </w:t>
      </w:r>
      <w:r w:rsidR="009808C8" w:rsidRPr="009808C8">
        <w:rPr>
          <w:rFonts w:ascii="Times New Roman" w:hAnsi="Times New Roman" w:cs="Times New Roman"/>
        </w:rPr>
        <w:t>continuous petrol engine</w:t>
      </w:r>
      <w:r w:rsidR="009808C8">
        <w:rPr>
          <w:rFonts w:ascii="Times New Roman" w:hAnsi="Times New Roman" w:cs="Times New Roman"/>
        </w:rPr>
        <w:t>-only</w:t>
      </w:r>
      <w:r w:rsidR="009808C8" w:rsidRPr="009808C8">
        <w:rPr>
          <w:rFonts w:ascii="Times New Roman" w:hAnsi="Times New Roman" w:cs="Times New Roman"/>
        </w:rPr>
        <w:t xml:space="preserve"> </w:t>
      </w:r>
      <w:r w:rsidR="00DC5327" w:rsidRPr="00F95FA8">
        <w:rPr>
          <w:rFonts w:ascii="Times New Roman" w:hAnsi="Times New Roman" w:cs="Times New Roman"/>
        </w:rPr>
        <w:t>enabl</w:t>
      </w:r>
      <w:r w:rsidR="009808C8">
        <w:rPr>
          <w:rFonts w:ascii="Times New Roman" w:hAnsi="Times New Roman" w:cs="Times New Roman"/>
        </w:rPr>
        <w:t xml:space="preserve">ing </w:t>
      </w:r>
      <w:r w:rsidR="00DC5327" w:rsidRPr="00F95FA8">
        <w:rPr>
          <w:rFonts w:ascii="Times New Roman" w:hAnsi="Times New Roman" w:cs="Times New Roman"/>
        </w:rPr>
        <w:t xml:space="preserve">the car’s petrol motor to </w:t>
      </w:r>
      <w:r w:rsidR="009808C8">
        <w:rPr>
          <w:rFonts w:ascii="Times New Roman" w:hAnsi="Times New Roman" w:cs="Times New Roman"/>
        </w:rPr>
        <w:t xml:space="preserve">power the car and </w:t>
      </w:r>
      <w:r w:rsidR="00DC5327" w:rsidRPr="00F95FA8">
        <w:rPr>
          <w:rFonts w:ascii="Times New Roman" w:hAnsi="Times New Roman" w:cs="Times New Roman"/>
        </w:rPr>
        <w:t>charge the battery.</w:t>
      </w:r>
    </w:p>
    <w:p w14:paraId="672F53E3" w14:textId="77777777" w:rsidR="00DC5327" w:rsidRPr="00F95FA8" w:rsidRDefault="00DC5327" w:rsidP="00DC5327">
      <w:pPr>
        <w:jc w:val="both"/>
        <w:rPr>
          <w:rFonts w:ascii="Times New Roman" w:hAnsi="Times New Roman" w:cs="Times New Roman"/>
        </w:rPr>
      </w:pPr>
    </w:p>
    <w:p w14:paraId="1DB2096D" w14:textId="77777777" w:rsidR="00DC5327" w:rsidRPr="00F95FA8" w:rsidRDefault="00DC5327" w:rsidP="00F95FA8">
      <w:pPr>
        <w:pStyle w:val="Caption"/>
        <w:keepNext/>
        <w:jc w:val="center"/>
        <w:rPr>
          <w:rFonts w:ascii="Times New Roman" w:hAnsi="Times New Roman" w:cs="Times New Roman"/>
          <w:color w:val="auto"/>
        </w:rPr>
      </w:pPr>
      <w:r w:rsidRPr="00F95FA8">
        <w:rPr>
          <w:rFonts w:ascii="Times New Roman" w:hAnsi="Times New Roman" w:cs="Times New Roman"/>
          <w:color w:val="auto"/>
        </w:rPr>
        <w:lastRenderedPageBreak/>
        <w:t xml:space="preserve">Table </w:t>
      </w:r>
      <w:r w:rsidRPr="00F95FA8">
        <w:rPr>
          <w:rFonts w:ascii="Times New Roman" w:hAnsi="Times New Roman" w:cs="Times New Roman"/>
          <w:color w:val="auto"/>
        </w:rPr>
        <w:fldChar w:fldCharType="begin"/>
      </w:r>
      <w:r w:rsidRPr="00F95FA8">
        <w:rPr>
          <w:rFonts w:ascii="Times New Roman" w:hAnsi="Times New Roman" w:cs="Times New Roman"/>
          <w:color w:val="auto"/>
        </w:rPr>
        <w:instrText xml:space="preserve"> SEQ Table \* ARABIC </w:instrText>
      </w:r>
      <w:r w:rsidRPr="00F95FA8">
        <w:rPr>
          <w:rFonts w:ascii="Times New Roman" w:hAnsi="Times New Roman" w:cs="Times New Roman"/>
          <w:color w:val="auto"/>
        </w:rPr>
        <w:fldChar w:fldCharType="separate"/>
      </w:r>
      <w:r w:rsidRPr="00F95FA8">
        <w:rPr>
          <w:rFonts w:ascii="Times New Roman" w:hAnsi="Times New Roman" w:cs="Times New Roman"/>
          <w:noProof/>
          <w:color w:val="auto"/>
        </w:rPr>
        <w:t>1</w:t>
      </w:r>
      <w:r w:rsidRPr="00F95FA8">
        <w:rPr>
          <w:rFonts w:ascii="Times New Roman" w:hAnsi="Times New Roman" w:cs="Times New Roman"/>
          <w:color w:val="auto"/>
        </w:rPr>
        <w:fldChar w:fldCharType="end"/>
      </w:r>
      <w:r w:rsidR="008E24A3" w:rsidRPr="00F95FA8">
        <w:rPr>
          <w:rFonts w:ascii="Times New Roman" w:hAnsi="Times New Roman" w:cs="Times New Roman"/>
          <w:color w:val="auto"/>
        </w:rPr>
        <w:t>:</w:t>
      </w:r>
      <w:r w:rsidRPr="00F95FA8">
        <w:rPr>
          <w:rFonts w:ascii="Times New Roman" w:hAnsi="Times New Roman" w:cs="Times New Roman"/>
          <w:color w:val="auto"/>
        </w:rPr>
        <w:t xml:space="preserve"> Summary of the tests performed </w:t>
      </w:r>
      <w:r w:rsidR="00E46022" w:rsidRPr="00F95FA8">
        <w:rPr>
          <w:rFonts w:ascii="Times New Roman" w:hAnsi="Times New Roman" w:cs="Times New Roman"/>
          <w:color w:val="auto"/>
        </w:rPr>
        <w:t xml:space="preserve">by </w:t>
      </w:r>
      <w:r w:rsidR="00D31A32">
        <w:rPr>
          <w:rFonts w:ascii="Times New Roman" w:hAnsi="Times New Roman" w:cs="Times New Roman"/>
          <w:color w:val="auto"/>
        </w:rPr>
        <w:t>A</w:t>
      </w:r>
      <w:r w:rsidR="00E46022" w:rsidRPr="00F95FA8">
        <w:rPr>
          <w:rFonts w:ascii="Times New Roman" w:hAnsi="Times New Roman" w:cs="Times New Roman"/>
          <w:color w:val="auto"/>
        </w:rPr>
        <w:t>ssessment 1</w:t>
      </w:r>
      <w:r w:rsidR="008E24A3" w:rsidRPr="00F95FA8">
        <w:rPr>
          <w:rFonts w:ascii="Times New Roman" w:hAnsi="Times New Roman" w:cs="Times New Roman"/>
          <w:color w:val="auto"/>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446"/>
      </w:tblGrid>
      <w:tr w:rsidR="00DC5327" w:rsidRPr="004D6C33" w14:paraId="3B7B8147" w14:textId="77777777" w:rsidTr="00BF4B1C">
        <w:tc>
          <w:tcPr>
            <w:tcW w:w="5070" w:type="dxa"/>
            <w:tcBorders>
              <w:top w:val="single" w:sz="4" w:space="0" w:color="auto"/>
              <w:bottom w:val="single" w:sz="4" w:space="0" w:color="auto"/>
            </w:tcBorders>
          </w:tcPr>
          <w:p w14:paraId="52206BE5" w14:textId="77777777" w:rsidR="00DC5327" w:rsidRPr="00F95FA8" w:rsidRDefault="00DC5327" w:rsidP="00BF4B1C">
            <w:pPr>
              <w:jc w:val="both"/>
              <w:rPr>
                <w:rFonts w:ascii="Times New Roman" w:hAnsi="Times New Roman" w:cs="Times New Roman"/>
                <w:b/>
              </w:rPr>
            </w:pPr>
            <w:r w:rsidRPr="00F95FA8">
              <w:rPr>
                <w:rFonts w:ascii="Times New Roman" w:hAnsi="Times New Roman" w:cs="Times New Roman"/>
                <w:b/>
              </w:rPr>
              <w:t>Volt tests</w:t>
            </w:r>
          </w:p>
        </w:tc>
        <w:tc>
          <w:tcPr>
            <w:tcW w:w="3446" w:type="dxa"/>
            <w:tcBorders>
              <w:top w:val="single" w:sz="4" w:space="0" w:color="auto"/>
              <w:bottom w:val="single" w:sz="4" w:space="0" w:color="auto"/>
            </w:tcBorders>
          </w:tcPr>
          <w:p w14:paraId="40D80D1A" w14:textId="77777777" w:rsidR="00DC5327" w:rsidRPr="00F95FA8" w:rsidRDefault="00DC5327" w:rsidP="00BF4B1C">
            <w:pPr>
              <w:jc w:val="both"/>
              <w:rPr>
                <w:rFonts w:ascii="Times New Roman" w:hAnsi="Times New Roman" w:cs="Times New Roman"/>
                <w:b/>
              </w:rPr>
            </w:pPr>
            <w:r w:rsidRPr="00F95FA8">
              <w:rPr>
                <w:rFonts w:ascii="Times New Roman" w:hAnsi="Times New Roman" w:cs="Times New Roman"/>
                <w:b/>
              </w:rPr>
              <w:t>REV Eco tests</w:t>
            </w:r>
          </w:p>
        </w:tc>
      </w:tr>
      <w:tr w:rsidR="00DC5327" w:rsidRPr="004D6C33" w14:paraId="7FF23006" w14:textId="77777777" w:rsidTr="00BF4B1C">
        <w:tc>
          <w:tcPr>
            <w:tcW w:w="5070" w:type="dxa"/>
            <w:tcBorders>
              <w:top w:val="single" w:sz="4" w:space="0" w:color="auto"/>
            </w:tcBorders>
          </w:tcPr>
          <w:p w14:paraId="0C1B4AAD" w14:textId="77777777" w:rsidR="00DC5327" w:rsidRPr="00F95FA8" w:rsidRDefault="00DC5327" w:rsidP="00BF4B1C">
            <w:pPr>
              <w:jc w:val="both"/>
              <w:rPr>
                <w:rFonts w:ascii="Times New Roman" w:hAnsi="Times New Roman" w:cs="Times New Roman"/>
              </w:rPr>
            </w:pPr>
            <w:r w:rsidRPr="00F95FA8">
              <w:rPr>
                <w:rFonts w:ascii="Times New Roman" w:hAnsi="Times New Roman" w:cs="Times New Roman"/>
              </w:rPr>
              <w:t>City vs. Highway</w:t>
            </w:r>
          </w:p>
          <w:p w14:paraId="0E0C8613" w14:textId="77777777" w:rsidR="00DC5327" w:rsidRPr="00F95FA8" w:rsidRDefault="00DC5327" w:rsidP="00BF4B1C">
            <w:pPr>
              <w:jc w:val="both"/>
              <w:rPr>
                <w:rFonts w:ascii="Times New Roman" w:hAnsi="Times New Roman" w:cs="Times New Roman"/>
              </w:rPr>
            </w:pPr>
            <w:r w:rsidRPr="00F95FA8">
              <w:rPr>
                <w:rFonts w:ascii="Times New Roman" w:hAnsi="Times New Roman" w:cs="Times New Roman"/>
              </w:rPr>
              <w:t>Off-peak vs. Peak</w:t>
            </w:r>
          </w:p>
          <w:p w14:paraId="1180355C" w14:textId="77777777" w:rsidR="00DC5327" w:rsidRPr="00F95FA8" w:rsidRDefault="00DC5327" w:rsidP="00BF4B1C">
            <w:pPr>
              <w:jc w:val="both"/>
              <w:rPr>
                <w:rFonts w:ascii="Times New Roman" w:hAnsi="Times New Roman" w:cs="Times New Roman"/>
              </w:rPr>
            </w:pPr>
            <w:r w:rsidRPr="00F95FA8">
              <w:rPr>
                <w:rFonts w:ascii="Times New Roman" w:hAnsi="Times New Roman" w:cs="Times New Roman"/>
              </w:rPr>
              <w:t>0 passengers vs. driver plus 2</w:t>
            </w:r>
          </w:p>
          <w:p w14:paraId="7E8BD592" w14:textId="77777777" w:rsidR="00DC5327" w:rsidRPr="00F95FA8" w:rsidRDefault="00DC5327" w:rsidP="00BF4B1C">
            <w:pPr>
              <w:jc w:val="both"/>
              <w:rPr>
                <w:rFonts w:ascii="Times New Roman" w:hAnsi="Times New Roman" w:cs="Times New Roman"/>
              </w:rPr>
            </w:pPr>
            <w:r w:rsidRPr="00F95FA8">
              <w:rPr>
                <w:rFonts w:ascii="Times New Roman" w:hAnsi="Times New Roman" w:cs="Times New Roman"/>
              </w:rPr>
              <w:t>Electric air-conditioning on/off</w:t>
            </w:r>
          </w:p>
          <w:p w14:paraId="558D495C" w14:textId="77777777" w:rsidR="00DC5327" w:rsidRPr="00F95FA8" w:rsidRDefault="00ED04DE" w:rsidP="00BF4B1C">
            <w:pPr>
              <w:jc w:val="both"/>
              <w:rPr>
                <w:rFonts w:ascii="Times New Roman" w:hAnsi="Times New Roman" w:cs="Times New Roman"/>
              </w:rPr>
            </w:pPr>
            <w:r w:rsidRPr="00F95FA8">
              <w:rPr>
                <w:rFonts w:ascii="Times New Roman" w:hAnsi="Times New Roman" w:cs="Times New Roman"/>
              </w:rPr>
              <w:t>‘</w:t>
            </w:r>
            <w:r w:rsidR="009808C8">
              <w:rPr>
                <w:rFonts w:ascii="Times New Roman" w:hAnsi="Times New Roman" w:cs="Times New Roman"/>
              </w:rPr>
              <w:t>Normal</w:t>
            </w:r>
            <w:r w:rsidRPr="00F95FA8">
              <w:rPr>
                <w:rFonts w:ascii="Times New Roman" w:hAnsi="Times New Roman" w:cs="Times New Roman"/>
              </w:rPr>
              <w:t>’</w:t>
            </w:r>
            <w:r w:rsidR="009808C8">
              <w:rPr>
                <w:rFonts w:ascii="Times New Roman" w:hAnsi="Times New Roman" w:cs="Times New Roman"/>
              </w:rPr>
              <w:t xml:space="preserve"> (D)</w:t>
            </w:r>
            <w:r w:rsidR="00DC5327" w:rsidRPr="00F95FA8">
              <w:rPr>
                <w:rFonts w:ascii="Times New Roman" w:hAnsi="Times New Roman" w:cs="Times New Roman"/>
              </w:rPr>
              <w:t xml:space="preserve"> vs. </w:t>
            </w:r>
            <w:r w:rsidRPr="00F95FA8">
              <w:rPr>
                <w:rFonts w:ascii="Times New Roman" w:hAnsi="Times New Roman" w:cs="Times New Roman"/>
              </w:rPr>
              <w:t>‘</w:t>
            </w:r>
            <w:r w:rsidR="00DC5327" w:rsidRPr="00F95FA8">
              <w:rPr>
                <w:rFonts w:ascii="Times New Roman" w:hAnsi="Times New Roman" w:cs="Times New Roman"/>
              </w:rPr>
              <w:t>Low</w:t>
            </w:r>
            <w:r w:rsidRPr="00F95FA8">
              <w:rPr>
                <w:rFonts w:ascii="Times New Roman" w:hAnsi="Times New Roman" w:cs="Times New Roman"/>
              </w:rPr>
              <w:t>’</w:t>
            </w:r>
            <w:r w:rsidR="009808C8">
              <w:rPr>
                <w:rFonts w:ascii="Times New Roman" w:hAnsi="Times New Roman" w:cs="Times New Roman"/>
              </w:rPr>
              <w:t xml:space="preserve"> (L)</w:t>
            </w:r>
            <w:r w:rsidR="00DC5327" w:rsidRPr="00F95FA8">
              <w:rPr>
                <w:rFonts w:ascii="Times New Roman" w:hAnsi="Times New Roman" w:cs="Times New Roman"/>
              </w:rPr>
              <w:t xml:space="preserve"> vs. </w:t>
            </w:r>
            <w:r w:rsidRPr="00F95FA8">
              <w:rPr>
                <w:rFonts w:ascii="Times New Roman" w:hAnsi="Times New Roman" w:cs="Times New Roman"/>
              </w:rPr>
              <w:t>‘</w:t>
            </w:r>
            <w:r w:rsidR="00DC5327" w:rsidRPr="00F95FA8">
              <w:rPr>
                <w:rFonts w:ascii="Times New Roman" w:hAnsi="Times New Roman" w:cs="Times New Roman"/>
              </w:rPr>
              <w:t>Sport</w:t>
            </w:r>
            <w:r w:rsidRPr="00F95FA8">
              <w:rPr>
                <w:rFonts w:ascii="Times New Roman" w:hAnsi="Times New Roman" w:cs="Times New Roman"/>
              </w:rPr>
              <w:t>’</w:t>
            </w:r>
            <w:r w:rsidR="00DC5327" w:rsidRPr="00F95FA8">
              <w:rPr>
                <w:rFonts w:ascii="Times New Roman" w:hAnsi="Times New Roman" w:cs="Times New Roman"/>
              </w:rPr>
              <w:t xml:space="preserve"> Modes</w:t>
            </w:r>
          </w:p>
          <w:p w14:paraId="28442A10" w14:textId="77777777" w:rsidR="00DC5327" w:rsidRPr="00F95FA8" w:rsidRDefault="00ED04DE" w:rsidP="00BF4B1C">
            <w:pPr>
              <w:jc w:val="both"/>
              <w:rPr>
                <w:rFonts w:ascii="Times New Roman" w:hAnsi="Times New Roman" w:cs="Times New Roman"/>
              </w:rPr>
            </w:pPr>
            <w:r w:rsidRPr="00F95FA8">
              <w:rPr>
                <w:rFonts w:ascii="Times New Roman" w:hAnsi="Times New Roman" w:cs="Times New Roman"/>
              </w:rPr>
              <w:t>‘</w:t>
            </w:r>
            <w:r w:rsidR="00DC5327" w:rsidRPr="00F95FA8">
              <w:rPr>
                <w:rFonts w:ascii="Times New Roman" w:hAnsi="Times New Roman" w:cs="Times New Roman"/>
              </w:rPr>
              <w:t>Hold</w:t>
            </w:r>
            <w:r w:rsidRPr="00F95FA8">
              <w:rPr>
                <w:rFonts w:ascii="Times New Roman" w:hAnsi="Times New Roman" w:cs="Times New Roman"/>
              </w:rPr>
              <w:t>’</w:t>
            </w:r>
            <w:r w:rsidR="00DC5327" w:rsidRPr="00F95FA8">
              <w:rPr>
                <w:rFonts w:ascii="Times New Roman" w:hAnsi="Times New Roman" w:cs="Times New Roman"/>
              </w:rPr>
              <w:t xml:space="preserve"> Mode (continuous petrol engine usage)</w:t>
            </w:r>
          </w:p>
          <w:p w14:paraId="5A0E60E8" w14:textId="77777777" w:rsidR="00DC5327" w:rsidRPr="00F95FA8" w:rsidRDefault="00A40365" w:rsidP="00BF4B1C">
            <w:pPr>
              <w:jc w:val="both"/>
              <w:rPr>
                <w:rFonts w:ascii="Times New Roman" w:hAnsi="Times New Roman" w:cs="Times New Roman"/>
              </w:rPr>
            </w:pPr>
            <w:r>
              <w:rPr>
                <w:rFonts w:ascii="Times New Roman" w:hAnsi="Times New Roman" w:cs="Times New Roman"/>
              </w:rPr>
              <w:t>“Long range’ test.</w:t>
            </w:r>
          </w:p>
        </w:tc>
        <w:tc>
          <w:tcPr>
            <w:tcW w:w="3446" w:type="dxa"/>
            <w:tcBorders>
              <w:top w:val="single" w:sz="4" w:space="0" w:color="auto"/>
            </w:tcBorders>
          </w:tcPr>
          <w:p w14:paraId="74A88DDA" w14:textId="77777777" w:rsidR="00DC5327" w:rsidRPr="00F95FA8" w:rsidRDefault="00DC5327" w:rsidP="00BF4B1C">
            <w:pPr>
              <w:jc w:val="both"/>
              <w:rPr>
                <w:rFonts w:ascii="Times New Roman" w:hAnsi="Times New Roman" w:cs="Times New Roman"/>
              </w:rPr>
            </w:pPr>
            <w:r w:rsidRPr="00F95FA8">
              <w:rPr>
                <w:rFonts w:ascii="Times New Roman" w:hAnsi="Times New Roman" w:cs="Times New Roman"/>
              </w:rPr>
              <w:t>City vs. Highway</w:t>
            </w:r>
          </w:p>
          <w:p w14:paraId="0156E1C7" w14:textId="77777777" w:rsidR="00DC5327" w:rsidRPr="00F95FA8" w:rsidRDefault="00DC5327" w:rsidP="00BF4B1C">
            <w:pPr>
              <w:jc w:val="both"/>
              <w:rPr>
                <w:rFonts w:ascii="Times New Roman" w:hAnsi="Times New Roman" w:cs="Times New Roman"/>
              </w:rPr>
            </w:pPr>
            <w:r w:rsidRPr="00F95FA8">
              <w:rPr>
                <w:rFonts w:ascii="Times New Roman" w:hAnsi="Times New Roman" w:cs="Times New Roman"/>
              </w:rPr>
              <w:t>Off-peak vs. Peak</w:t>
            </w:r>
          </w:p>
          <w:p w14:paraId="7D205340" w14:textId="77777777" w:rsidR="00DC5327" w:rsidRPr="00F95FA8" w:rsidRDefault="00DC5327" w:rsidP="00BF4B1C">
            <w:pPr>
              <w:jc w:val="both"/>
              <w:rPr>
                <w:rFonts w:ascii="Times New Roman" w:hAnsi="Times New Roman" w:cs="Times New Roman"/>
              </w:rPr>
            </w:pPr>
            <w:r w:rsidRPr="00F95FA8">
              <w:rPr>
                <w:rFonts w:ascii="Times New Roman" w:hAnsi="Times New Roman" w:cs="Times New Roman"/>
              </w:rPr>
              <w:t>0 passengers vs. driver plus 2</w:t>
            </w:r>
          </w:p>
          <w:p w14:paraId="5C26B4C9" w14:textId="77777777" w:rsidR="00DC5327" w:rsidRPr="00F95FA8" w:rsidRDefault="00DC5327" w:rsidP="00BF4B1C">
            <w:pPr>
              <w:jc w:val="both"/>
              <w:rPr>
                <w:rFonts w:ascii="Times New Roman" w:hAnsi="Times New Roman" w:cs="Times New Roman"/>
              </w:rPr>
            </w:pPr>
            <w:r w:rsidRPr="00F95FA8">
              <w:rPr>
                <w:rFonts w:ascii="Times New Roman" w:hAnsi="Times New Roman" w:cs="Times New Roman"/>
              </w:rPr>
              <w:t>Electric air-conditioning on/off</w:t>
            </w:r>
          </w:p>
          <w:p w14:paraId="53F27609" w14:textId="77777777" w:rsidR="00DC5327" w:rsidRPr="00F95FA8" w:rsidRDefault="00DC5327" w:rsidP="00BF4B1C">
            <w:pPr>
              <w:jc w:val="both"/>
              <w:rPr>
                <w:rFonts w:ascii="Times New Roman" w:hAnsi="Times New Roman" w:cs="Times New Roman"/>
              </w:rPr>
            </w:pPr>
            <w:r w:rsidRPr="00F95FA8">
              <w:rPr>
                <w:rFonts w:ascii="Times New Roman" w:hAnsi="Times New Roman" w:cs="Times New Roman"/>
              </w:rPr>
              <w:t>Headlights &amp; radio on/off</w:t>
            </w:r>
          </w:p>
          <w:p w14:paraId="17A70A25" w14:textId="77777777" w:rsidR="00DC5327" w:rsidRPr="00F95FA8" w:rsidRDefault="00DC5327" w:rsidP="00BF4B1C">
            <w:pPr>
              <w:jc w:val="both"/>
              <w:rPr>
                <w:rFonts w:ascii="Times New Roman" w:hAnsi="Times New Roman" w:cs="Times New Roman"/>
              </w:rPr>
            </w:pPr>
            <w:r w:rsidRPr="00F95FA8">
              <w:rPr>
                <w:rFonts w:ascii="Times New Roman" w:hAnsi="Times New Roman" w:cs="Times New Roman"/>
              </w:rPr>
              <w:t>Electric heater on/off</w:t>
            </w:r>
          </w:p>
          <w:p w14:paraId="7E3CDCDE" w14:textId="77777777" w:rsidR="00DC5327" w:rsidRPr="00F95FA8" w:rsidRDefault="00DC5327" w:rsidP="00BF4B1C">
            <w:pPr>
              <w:jc w:val="both"/>
              <w:rPr>
                <w:rFonts w:ascii="Times New Roman" w:hAnsi="Times New Roman" w:cs="Times New Roman"/>
              </w:rPr>
            </w:pPr>
          </w:p>
        </w:tc>
      </w:tr>
    </w:tbl>
    <w:p w14:paraId="09294E4B" w14:textId="77777777" w:rsidR="00DC5327" w:rsidRPr="00F95FA8" w:rsidRDefault="00DC5327" w:rsidP="00DC5327">
      <w:pPr>
        <w:jc w:val="both"/>
        <w:rPr>
          <w:rFonts w:ascii="Times New Roman" w:hAnsi="Times New Roman" w:cs="Times New Roman"/>
        </w:rPr>
      </w:pPr>
    </w:p>
    <w:p w14:paraId="10AD4D52" w14:textId="77777777" w:rsidR="00595D64" w:rsidRDefault="00595D64" w:rsidP="009B7D59">
      <w:pPr>
        <w:rPr>
          <w:rFonts w:ascii="Times New Roman" w:hAnsi="Times New Roman" w:cs="Times New Roman"/>
          <w:highlight w:val="yellow"/>
        </w:rPr>
      </w:pPr>
    </w:p>
    <w:p w14:paraId="637BED7F" w14:textId="77777777" w:rsidR="00DA5BEA" w:rsidRPr="00935EA6" w:rsidRDefault="00DA5BEA" w:rsidP="00F95FA8">
      <w:pPr>
        <w:ind w:firstLine="720"/>
        <w:jc w:val="both"/>
        <w:rPr>
          <w:rFonts w:ascii="Times New Roman" w:hAnsi="Times New Roman" w:cs="Times New Roman"/>
        </w:rPr>
      </w:pPr>
      <w:commentRangeStart w:id="4"/>
      <w:r w:rsidRPr="00595D64">
        <w:rPr>
          <w:rFonts w:ascii="Times New Roman" w:hAnsi="Times New Roman" w:cs="Times New Roman"/>
        </w:rPr>
        <w:t>I</w:t>
      </w:r>
      <w:commentRangeEnd w:id="4"/>
      <w:r w:rsidR="00AA06B0">
        <w:rPr>
          <w:rStyle w:val="CommentReference"/>
        </w:rPr>
        <w:commentReference w:id="4"/>
      </w:r>
      <w:r w:rsidRPr="00595D64">
        <w:rPr>
          <w:rFonts w:ascii="Times New Roman" w:hAnsi="Times New Roman" w:cs="Times New Roman"/>
        </w:rPr>
        <w:t>ncreased EV adoption is hindered by insufficient vehicle</w:t>
      </w:r>
      <w:r w:rsidRPr="00A87C83">
        <w:rPr>
          <w:rFonts w:ascii="Times New Roman" w:hAnsi="Times New Roman" w:cs="Times New Roman"/>
        </w:rPr>
        <w:t xml:space="preserve"> driving range, existing recharge infrastructure, and associated </w:t>
      </w:r>
      <w:r w:rsidRPr="00A87C83">
        <w:rPr>
          <w:rFonts w:ascii="Times New Roman" w:hAnsi="Times New Roman" w:cs="Times New Roman"/>
        </w:rPr>
        <w:fldChar w:fldCharType="begin">
          <w:fldData xml:space="preserve">PEVuZE5vdGU+PENpdGU+PEF1dGhvcj5HYXNzPC9BdXRob3I+PFllYXI+MjAxMTwvWWVhcj48UmVj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</w:fldData>
        </w:fldChar>
      </w:r>
      <w:r w:rsidR="00C5686C">
        <w:rPr>
          <w:rFonts w:ascii="Times New Roman" w:hAnsi="Times New Roman" w:cs="Times New Roman"/>
        </w:rPr>
        <w:instrText xml:space="preserve"> ADDIN EN.CITE </w:instrText>
      </w:r>
      <w:r w:rsidR="00C5686C">
        <w:rPr>
          <w:rFonts w:ascii="Times New Roman" w:hAnsi="Times New Roman" w:cs="Times New Roman"/>
        </w:rPr>
        <w:fldChar w:fldCharType="begin">
          <w:fldData xml:space="preserve">PEVuZE5vdGU+PENpdGU+PEF1dGhvcj5HYXNzPC9BdXRob3I+PFllYXI+MjAxMTwvWWVhcj48UmVj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</w:fldData>
        </w:fldChar>
      </w:r>
      <w:r w:rsidR="00C5686C">
        <w:rPr>
          <w:rFonts w:ascii="Times New Roman" w:hAnsi="Times New Roman" w:cs="Times New Roman"/>
        </w:rPr>
        <w:instrText xml:space="preserve"> ADDIN EN.CITE.DATA </w:instrText>
      </w:r>
      <w:r w:rsidR="00C5686C">
        <w:rPr>
          <w:rFonts w:ascii="Times New Roman" w:hAnsi="Times New Roman" w:cs="Times New Roman"/>
        </w:rPr>
      </w:r>
      <w:r w:rsidR="00C5686C">
        <w:rPr>
          <w:rFonts w:ascii="Times New Roman" w:hAnsi="Times New Roman" w:cs="Times New Roman"/>
        </w:rPr>
        <w:fldChar w:fldCharType="end"/>
      </w:r>
      <w:r w:rsidRPr="00A87C83">
        <w:rPr>
          <w:rFonts w:ascii="Times New Roman" w:hAnsi="Times New Roman" w:cs="Times New Roman"/>
        </w:rPr>
      </w:r>
      <w:r w:rsidRPr="00A87C83">
        <w:rPr>
          <w:rFonts w:ascii="Times New Roman" w:hAnsi="Times New Roman" w:cs="Times New Roman"/>
        </w:rPr>
        <w:fldChar w:fldCharType="separate"/>
      </w:r>
      <w:r w:rsidR="00C5686C">
        <w:rPr>
          <w:rFonts w:ascii="Times New Roman" w:hAnsi="Times New Roman" w:cs="Times New Roman"/>
          <w:noProof/>
        </w:rPr>
        <w:t>[</w:t>
      </w:r>
      <w:hyperlink w:anchor="_ENREF_1" w:tooltip="Gass, 2011 #1486" w:history="1">
        <w:r w:rsidR="00C5686C">
          <w:rPr>
            <w:rFonts w:ascii="Times New Roman" w:hAnsi="Times New Roman" w:cs="Times New Roman"/>
            <w:noProof/>
          </w:rPr>
          <w:t>1-12</w:t>
        </w:r>
      </w:hyperlink>
      <w:r w:rsidR="00C5686C">
        <w:rPr>
          <w:rFonts w:ascii="Times New Roman" w:hAnsi="Times New Roman" w:cs="Times New Roman"/>
          <w:noProof/>
        </w:rPr>
        <w:t>]</w:t>
      </w:r>
      <w:r w:rsidRPr="00A87C83">
        <w:rPr>
          <w:rFonts w:ascii="Times New Roman" w:hAnsi="Times New Roman" w:cs="Times New Roman"/>
        </w:rPr>
        <w:fldChar w:fldCharType="end"/>
      </w:r>
      <w:r w:rsidRPr="00A87C83">
        <w:rPr>
          <w:rFonts w:ascii="Times New Roman" w:hAnsi="Times New Roman" w:cs="Times New Roman"/>
        </w:rPr>
        <w:t>.</w:t>
      </w:r>
      <w:r w:rsidRPr="00595D64">
        <w:rPr>
          <w:rFonts w:ascii="Times New Roman" w:hAnsi="Times New Roman" w:cs="Times New Roman"/>
        </w:rPr>
        <w:t xml:space="preserve"> </w:t>
      </w:r>
      <w:r w:rsidRPr="00F95FA8">
        <w:rPr>
          <w:rFonts w:ascii="Times New Roman" w:hAnsi="Times New Roman" w:cs="Times New Roman"/>
          <w:highlight w:val="yellow"/>
        </w:rPr>
        <w:t>*Insert enhanced ref”</w:t>
      </w:r>
      <w:r>
        <w:rPr>
          <w:rFonts w:ascii="Times New Roman" w:hAnsi="Times New Roman" w:cs="Times New Roman"/>
        </w:rPr>
        <w:t xml:space="preserve">. However, </w:t>
      </w:r>
      <w:r w:rsidR="00595D64" w:rsidRPr="004D6C33">
        <w:rPr>
          <w:rFonts w:ascii="Times New Roman" w:hAnsi="Times New Roman" w:cs="Times New Roman"/>
        </w:rPr>
        <w:t xml:space="preserve">EV </w:t>
      </w:r>
      <w:r w:rsidR="00595D64" w:rsidRPr="00595D64">
        <w:rPr>
          <w:rFonts w:ascii="Times New Roman" w:hAnsi="Times New Roman" w:cs="Times New Roman"/>
        </w:rPr>
        <w:t xml:space="preserve">performance and efficiency road testing is challenging due to variable environmental factors (wind, rain, temperature, topography) and temporal and geographical actors (locations and time of use) </w:t>
      </w:r>
      <w:r w:rsidR="00595D64" w:rsidRPr="00595D64">
        <w:rPr>
          <w:rFonts w:ascii="Times New Roman" w:hAnsi="Times New Roman" w:cs="Times New Roman"/>
        </w:rPr>
        <w:fldChar w:fldCharType="begin">
          <w:fldData xml:space="preserve">PEVuZE5vdGU+PENpdGU+PEF1dGhvcj5CcmFkbGV5PC9BdXRob3I+PFllYXI+MjAwOTwvWWVhcj48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=
</w:fldData>
        </w:fldChar>
      </w:r>
      <w:r w:rsidR="00C5686C">
        <w:rPr>
          <w:rFonts w:ascii="Times New Roman" w:hAnsi="Times New Roman" w:cs="Times New Roman"/>
        </w:rPr>
        <w:instrText xml:space="preserve"> ADDIN EN.CITE </w:instrText>
      </w:r>
      <w:r w:rsidR="00C5686C">
        <w:rPr>
          <w:rFonts w:ascii="Times New Roman" w:hAnsi="Times New Roman" w:cs="Times New Roman"/>
        </w:rPr>
        <w:fldChar w:fldCharType="begin">
          <w:fldData xml:space="preserve">PEVuZE5vdGU+PENpdGU+PEF1dGhvcj5CcmFkbGV5PC9BdXRob3I+PFllYXI+MjAwOTwvWWVhcj48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=
</w:fldData>
        </w:fldChar>
      </w:r>
      <w:r w:rsidR="00C5686C">
        <w:rPr>
          <w:rFonts w:ascii="Times New Roman" w:hAnsi="Times New Roman" w:cs="Times New Roman"/>
        </w:rPr>
        <w:instrText xml:space="preserve"> ADDIN EN.CITE.DATA </w:instrText>
      </w:r>
      <w:r w:rsidR="00C5686C">
        <w:rPr>
          <w:rFonts w:ascii="Times New Roman" w:hAnsi="Times New Roman" w:cs="Times New Roman"/>
        </w:rPr>
      </w:r>
      <w:r w:rsidR="00C5686C">
        <w:rPr>
          <w:rFonts w:ascii="Times New Roman" w:hAnsi="Times New Roman" w:cs="Times New Roman"/>
        </w:rPr>
        <w:fldChar w:fldCharType="end"/>
      </w:r>
      <w:r w:rsidR="00595D64" w:rsidRPr="00595D64">
        <w:rPr>
          <w:rFonts w:ascii="Times New Roman" w:hAnsi="Times New Roman" w:cs="Times New Roman"/>
        </w:rPr>
      </w:r>
      <w:r w:rsidR="00595D64" w:rsidRPr="00595D64">
        <w:rPr>
          <w:rFonts w:ascii="Times New Roman" w:hAnsi="Times New Roman" w:cs="Times New Roman"/>
        </w:rPr>
        <w:fldChar w:fldCharType="separate"/>
      </w:r>
      <w:r w:rsidR="00C5686C">
        <w:rPr>
          <w:rFonts w:ascii="Times New Roman" w:hAnsi="Times New Roman" w:cs="Times New Roman"/>
          <w:noProof/>
        </w:rPr>
        <w:t>[</w:t>
      </w:r>
      <w:hyperlink w:anchor="_ENREF_6" w:tooltip="Wager, 2014 #1719" w:history="1">
        <w:r w:rsidR="00C5686C">
          <w:rPr>
            <w:rFonts w:ascii="Times New Roman" w:hAnsi="Times New Roman" w:cs="Times New Roman"/>
            <w:noProof/>
          </w:rPr>
          <w:t>6</w:t>
        </w:r>
      </w:hyperlink>
      <w:r w:rsidR="00C5686C">
        <w:rPr>
          <w:rFonts w:ascii="Times New Roman" w:hAnsi="Times New Roman" w:cs="Times New Roman"/>
          <w:noProof/>
        </w:rPr>
        <w:t xml:space="preserve">, </w:t>
      </w:r>
      <w:hyperlink w:anchor="_ENREF_13" w:tooltip="Bradley, 2009 #1489" w:history="1">
        <w:r w:rsidR="00C5686C">
          <w:rPr>
            <w:rFonts w:ascii="Times New Roman" w:hAnsi="Times New Roman" w:cs="Times New Roman"/>
            <w:noProof/>
          </w:rPr>
          <w:t>13</w:t>
        </w:r>
      </w:hyperlink>
      <w:r w:rsidR="00C5686C">
        <w:rPr>
          <w:rFonts w:ascii="Times New Roman" w:hAnsi="Times New Roman" w:cs="Times New Roman"/>
          <w:noProof/>
        </w:rPr>
        <w:t xml:space="preserve">, </w:t>
      </w:r>
      <w:hyperlink w:anchor="_ENREF_14" w:tooltip="Opila, 2009 #1494" w:history="1">
        <w:r w:rsidR="00C5686C">
          <w:rPr>
            <w:rFonts w:ascii="Times New Roman" w:hAnsi="Times New Roman" w:cs="Times New Roman"/>
            <w:noProof/>
          </w:rPr>
          <w:t>14</w:t>
        </w:r>
      </w:hyperlink>
      <w:r w:rsidR="00C5686C">
        <w:rPr>
          <w:rFonts w:ascii="Times New Roman" w:hAnsi="Times New Roman" w:cs="Times New Roman"/>
          <w:noProof/>
        </w:rPr>
        <w:t>]</w:t>
      </w:r>
      <w:r w:rsidR="00595D64" w:rsidRPr="00595D64">
        <w:rPr>
          <w:rFonts w:ascii="Times New Roman" w:hAnsi="Times New Roman" w:cs="Times New Roman"/>
        </w:rPr>
        <w:fldChar w:fldCharType="end"/>
      </w:r>
      <w:r w:rsidR="00595D64" w:rsidRPr="00F95FA8">
        <w:rPr>
          <w:rFonts w:ascii="Times New Roman" w:hAnsi="Times New Roman" w:cs="Times New Roman"/>
          <w:highlight w:val="yellow"/>
        </w:rPr>
        <w:t>*Insert comparing ref</w:t>
      </w:r>
      <w:r w:rsidR="00595D64" w:rsidRPr="00595D64">
        <w:rPr>
          <w:rFonts w:ascii="Times New Roman" w:hAnsi="Times New Roman" w:cs="Times New Roman"/>
        </w:rPr>
        <w:t xml:space="preserve">, in addition to driver influence </w:t>
      </w:r>
      <w:r w:rsidR="00595D64" w:rsidRPr="00595D64">
        <w:rPr>
          <w:rFonts w:ascii="Times New Roman" w:hAnsi="Times New Roman" w:cs="Times New Roman"/>
        </w:rPr>
        <w:fldChar w:fldCharType="begin">
          <w:fldData xml:space="preserve">PEVuZE5vdGU+PENpdGU+PEF1dGhvcj5LZWxseTwvQXV0aG9yPjxZZWFyPjIwMTI8L1llYXI+PFJl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</w:fldData>
        </w:fldChar>
      </w:r>
      <w:r w:rsidR="00C5686C">
        <w:rPr>
          <w:rFonts w:ascii="Times New Roman" w:hAnsi="Times New Roman" w:cs="Times New Roman"/>
        </w:rPr>
        <w:instrText xml:space="preserve"> ADDIN EN.CITE </w:instrText>
      </w:r>
      <w:r w:rsidR="00C5686C">
        <w:rPr>
          <w:rFonts w:ascii="Times New Roman" w:hAnsi="Times New Roman" w:cs="Times New Roman"/>
        </w:rPr>
        <w:fldChar w:fldCharType="begin">
          <w:fldData xml:space="preserve">PEVuZE5vdGU+PENpdGU+PEF1dGhvcj5LZWxseTwvQXV0aG9yPjxZZWFyPjIwMTI8L1llYXI+PFJl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</w:fldData>
        </w:fldChar>
      </w:r>
      <w:r w:rsidR="00C5686C">
        <w:rPr>
          <w:rFonts w:ascii="Times New Roman" w:hAnsi="Times New Roman" w:cs="Times New Roman"/>
        </w:rPr>
        <w:instrText xml:space="preserve"> ADDIN EN.CITE.DATA </w:instrText>
      </w:r>
      <w:r w:rsidR="00C5686C">
        <w:rPr>
          <w:rFonts w:ascii="Times New Roman" w:hAnsi="Times New Roman" w:cs="Times New Roman"/>
        </w:rPr>
      </w:r>
      <w:r w:rsidR="00C5686C">
        <w:rPr>
          <w:rFonts w:ascii="Times New Roman" w:hAnsi="Times New Roman" w:cs="Times New Roman"/>
        </w:rPr>
        <w:fldChar w:fldCharType="end"/>
      </w:r>
      <w:r w:rsidR="00595D64" w:rsidRPr="00595D64">
        <w:rPr>
          <w:rFonts w:ascii="Times New Roman" w:hAnsi="Times New Roman" w:cs="Times New Roman"/>
        </w:rPr>
      </w:r>
      <w:r w:rsidR="00595D64" w:rsidRPr="00595D64">
        <w:rPr>
          <w:rFonts w:ascii="Times New Roman" w:hAnsi="Times New Roman" w:cs="Times New Roman"/>
        </w:rPr>
        <w:fldChar w:fldCharType="separate"/>
      </w:r>
      <w:r w:rsidR="00C5686C">
        <w:rPr>
          <w:rFonts w:ascii="Times New Roman" w:hAnsi="Times New Roman" w:cs="Times New Roman"/>
          <w:noProof/>
        </w:rPr>
        <w:t>[</w:t>
      </w:r>
      <w:hyperlink w:anchor="_ENREF_15" w:tooltip="Kelly, 2012 #1723" w:history="1">
        <w:r w:rsidR="00C5686C">
          <w:rPr>
            <w:rFonts w:ascii="Times New Roman" w:hAnsi="Times New Roman" w:cs="Times New Roman"/>
            <w:noProof/>
          </w:rPr>
          <w:t>15-18</w:t>
        </w:r>
      </w:hyperlink>
      <w:r w:rsidR="00C5686C">
        <w:rPr>
          <w:rFonts w:ascii="Times New Roman" w:hAnsi="Times New Roman" w:cs="Times New Roman"/>
          <w:noProof/>
        </w:rPr>
        <w:t>]</w:t>
      </w:r>
      <w:r w:rsidR="00595D64" w:rsidRPr="00595D64">
        <w:rPr>
          <w:rFonts w:ascii="Times New Roman" w:hAnsi="Times New Roman" w:cs="Times New Roman"/>
        </w:rPr>
        <w:fldChar w:fldCharType="end"/>
      </w:r>
      <w:r w:rsidR="00595D64" w:rsidRPr="00595D64">
        <w:rPr>
          <w:rFonts w:ascii="Times New Roman" w:hAnsi="Times New Roman" w:cs="Times New Roman"/>
        </w:rPr>
        <w:t xml:space="preserve"> </w:t>
      </w:r>
      <w:r w:rsidR="00595D64" w:rsidRPr="00F95FA8">
        <w:rPr>
          <w:rFonts w:ascii="Times New Roman" w:hAnsi="Times New Roman" w:cs="Times New Roman"/>
          <w:highlight w:val="yellow"/>
        </w:rPr>
        <w:t>*Insert comparing ref</w:t>
      </w:r>
      <w:r w:rsidR="00595D64" w:rsidRPr="00595D64">
        <w:rPr>
          <w:rFonts w:ascii="Times New Roman" w:hAnsi="Times New Roman" w:cs="Times New Roman"/>
        </w:rPr>
        <w:t>.</w:t>
      </w:r>
      <w:r w:rsidR="00743F6C" w:rsidRPr="00743F6C">
        <w:rPr>
          <w:rFonts w:ascii="Times New Roman" w:hAnsi="Times New Roman" w:cs="Times New Roman"/>
        </w:rPr>
        <w:t xml:space="preserve"> </w:t>
      </w:r>
      <w:r w:rsidR="00743F6C">
        <w:rPr>
          <w:rFonts w:ascii="Times New Roman" w:hAnsi="Times New Roman" w:cs="Times New Roman"/>
        </w:rPr>
        <w:t xml:space="preserve">Furthermore, </w:t>
      </w:r>
      <w:r w:rsidR="00743F6C" w:rsidRPr="00595D64">
        <w:rPr>
          <w:rFonts w:ascii="Times New Roman" w:hAnsi="Times New Roman" w:cs="Times New Roman"/>
        </w:rPr>
        <w:t>EV batteries are</w:t>
      </w:r>
      <w:r w:rsidR="00743F6C" w:rsidRPr="004504EA">
        <w:rPr>
          <w:rFonts w:ascii="Times New Roman" w:hAnsi="Times New Roman" w:cs="Times New Roman"/>
        </w:rPr>
        <w:t xml:space="preserve"> required for both propulsion and auxiliary power, with auxiliary loads (operating brake booster vacuum pumps, power steering, navigation, computers, stereos, and in particular A/C and heating systems) contributing to considerable energy consumption and a reduction in driving range depending on driver preferences </w:t>
      </w:r>
      <w:r w:rsidR="00743F6C" w:rsidRPr="004504EA">
        <w:rPr>
          <w:rFonts w:ascii="Times New Roman" w:hAnsi="Times New Roman" w:cs="Times New Roman"/>
        </w:rPr>
        <w:fldChar w:fldCharType="begin">
          <w:fldData xml:space="preserve">PEVuZE5vdGU+PENpdGU+PEF1dGhvcj5UaWU8L0F1dGhvcj48WWVhcj4yMDEzPC9ZZWFyPjxSZWNO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</w:fldData>
        </w:fldChar>
      </w:r>
      <w:r w:rsidR="00C5686C">
        <w:rPr>
          <w:rFonts w:ascii="Times New Roman" w:hAnsi="Times New Roman" w:cs="Times New Roman"/>
        </w:rPr>
        <w:instrText xml:space="preserve"> ADDIN EN.CITE </w:instrText>
      </w:r>
      <w:r w:rsidR="00C5686C">
        <w:rPr>
          <w:rFonts w:ascii="Times New Roman" w:hAnsi="Times New Roman" w:cs="Times New Roman"/>
        </w:rPr>
        <w:fldChar w:fldCharType="begin">
          <w:fldData xml:space="preserve">PEVuZE5vdGU+PENpdGU+PEF1dGhvcj5UaWU8L0F1dGhvcj48WWVhcj4yMDEzPC9ZZWFyPjxSZWNO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</w:fldData>
        </w:fldChar>
      </w:r>
      <w:r w:rsidR="00C5686C">
        <w:rPr>
          <w:rFonts w:ascii="Times New Roman" w:hAnsi="Times New Roman" w:cs="Times New Roman"/>
        </w:rPr>
        <w:instrText xml:space="preserve"> ADDIN EN.CITE.DATA </w:instrText>
      </w:r>
      <w:r w:rsidR="00C5686C">
        <w:rPr>
          <w:rFonts w:ascii="Times New Roman" w:hAnsi="Times New Roman" w:cs="Times New Roman"/>
        </w:rPr>
      </w:r>
      <w:r w:rsidR="00C5686C">
        <w:rPr>
          <w:rFonts w:ascii="Times New Roman" w:hAnsi="Times New Roman" w:cs="Times New Roman"/>
        </w:rPr>
        <w:fldChar w:fldCharType="end"/>
      </w:r>
      <w:r w:rsidR="00743F6C" w:rsidRPr="004504EA">
        <w:rPr>
          <w:rFonts w:ascii="Times New Roman" w:hAnsi="Times New Roman" w:cs="Times New Roman"/>
        </w:rPr>
      </w:r>
      <w:r w:rsidR="00743F6C" w:rsidRPr="004504EA">
        <w:rPr>
          <w:rFonts w:ascii="Times New Roman" w:hAnsi="Times New Roman" w:cs="Times New Roman"/>
        </w:rPr>
        <w:fldChar w:fldCharType="separate"/>
      </w:r>
      <w:r w:rsidR="00C5686C">
        <w:rPr>
          <w:rFonts w:ascii="Times New Roman" w:hAnsi="Times New Roman" w:cs="Times New Roman"/>
          <w:noProof/>
        </w:rPr>
        <w:t>[</w:t>
      </w:r>
      <w:hyperlink w:anchor="_ENREF_14" w:tooltip="Opila, 2009 #1494" w:history="1">
        <w:r w:rsidR="00C5686C">
          <w:rPr>
            <w:rFonts w:ascii="Times New Roman" w:hAnsi="Times New Roman" w:cs="Times New Roman"/>
            <w:noProof/>
          </w:rPr>
          <w:t>14</w:t>
        </w:r>
      </w:hyperlink>
      <w:r w:rsidR="00C5686C">
        <w:rPr>
          <w:rFonts w:ascii="Times New Roman" w:hAnsi="Times New Roman" w:cs="Times New Roman"/>
          <w:noProof/>
        </w:rPr>
        <w:t xml:space="preserve">, </w:t>
      </w:r>
      <w:hyperlink w:anchor="_ENREF_15" w:tooltip="Kelly, 2012 #1723" w:history="1">
        <w:r w:rsidR="00C5686C">
          <w:rPr>
            <w:rFonts w:ascii="Times New Roman" w:hAnsi="Times New Roman" w:cs="Times New Roman"/>
            <w:noProof/>
          </w:rPr>
          <w:t>15</w:t>
        </w:r>
      </w:hyperlink>
      <w:r w:rsidR="00C5686C">
        <w:rPr>
          <w:rFonts w:ascii="Times New Roman" w:hAnsi="Times New Roman" w:cs="Times New Roman"/>
          <w:noProof/>
        </w:rPr>
        <w:t xml:space="preserve">, </w:t>
      </w:r>
      <w:hyperlink w:anchor="_ENREF_17" w:tooltip="Francfort, 2009 #1479" w:history="1">
        <w:r w:rsidR="00C5686C">
          <w:rPr>
            <w:rFonts w:ascii="Times New Roman" w:hAnsi="Times New Roman" w:cs="Times New Roman"/>
            <w:noProof/>
          </w:rPr>
          <w:t>17-24</w:t>
        </w:r>
      </w:hyperlink>
      <w:r w:rsidR="00C5686C">
        <w:rPr>
          <w:rFonts w:ascii="Times New Roman" w:hAnsi="Times New Roman" w:cs="Times New Roman"/>
          <w:noProof/>
        </w:rPr>
        <w:t>]</w:t>
      </w:r>
      <w:r w:rsidR="00743F6C" w:rsidRPr="004504EA">
        <w:rPr>
          <w:rFonts w:ascii="Times New Roman" w:hAnsi="Times New Roman" w:cs="Times New Roman"/>
        </w:rPr>
        <w:fldChar w:fldCharType="end"/>
      </w:r>
      <w:r w:rsidR="00743F6C" w:rsidRPr="00F95FA8">
        <w:rPr>
          <w:rFonts w:ascii="Times New Roman" w:hAnsi="Times New Roman" w:cs="Times New Roman"/>
          <w:highlight w:val="yellow"/>
        </w:rPr>
        <w:t>*Insert enhanced ref”</w:t>
      </w:r>
      <w:r w:rsidR="00743F6C">
        <w:rPr>
          <w:rFonts w:ascii="Times New Roman" w:hAnsi="Times New Roman" w:cs="Times New Roman"/>
        </w:rPr>
        <w:t xml:space="preserve">. </w:t>
      </w:r>
      <w:r>
        <w:rPr>
          <w:rFonts w:ascii="Times New Roman" w:hAnsi="Times New Roman" w:cs="Times New Roman"/>
        </w:rPr>
        <w:t xml:space="preserve">Investigations by </w:t>
      </w:r>
      <w:r w:rsidRPr="004D6C33">
        <w:rPr>
          <w:rFonts w:ascii="Times New Roman" w:hAnsi="Times New Roman" w:cs="Times New Roman"/>
        </w:rPr>
        <w:t xml:space="preserve">Sheffield </w:t>
      </w:r>
      <w:r w:rsidRPr="004D6C33">
        <w:rPr>
          <w:rFonts w:ascii="Times New Roman" w:hAnsi="Times New Roman" w:cs="Times New Roman"/>
        </w:rPr>
        <w:fldChar w:fldCharType="begin"/>
      </w:r>
      <w:r w:rsidR="00C5686C">
        <w:rPr>
          <w:rFonts w:ascii="Times New Roman" w:hAnsi="Times New Roman" w:cs="Times New Roman"/>
        </w:rPr>
        <w:instrText xml:space="preserve"> ADDIN EN.CITE &lt;EndNote&gt;&lt;Cite&gt;&lt;Author&gt;Walsh&lt;/Author&gt;&lt;Year&gt;2010&lt;/Year&gt;&lt;RecNum&gt;1480&lt;/RecNum&gt;&lt;DisplayText&gt;[16, 18]&lt;/DisplayText&gt;&lt;record&gt;&lt;rec-number&gt;1480&lt;/rec-number&gt;&lt;foreign-keys&gt;&lt;key app="EN" db-id="pdttpwsxdtvws4efxziprze9stfredwvaxs0"&gt;1480&lt;/key&gt;&lt;/foreign-keys&gt;&lt;ref-type name="Web Page"&gt;12&lt;/ref-type&gt;&lt;contributors&gt;&lt;authors&gt;&lt;author&gt;Walsh, C&lt;/author&gt;&lt;author&gt;Carroll, S&lt;/author&gt;&lt;author&gt;Eastlake, A&lt;/author&gt;&lt;author&gt;Blythe, P&lt;/author&gt;&lt;/authors&gt;&lt;/contributors&gt;&lt;titles&gt;&lt;title&gt;Electric vehicle driving style and duty variation performance study&lt;/title&gt;&lt;/titles&gt;&lt;volume&gt;2013&lt;/volume&gt;&lt;number&gt;29 January&lt;/number&gt;&lt;dates&gt;&lt;year&gt;2010&lt;/year&gt;&lt;/dates&gt;&lt;pub-location&gt;Loughborough, Bedford, Newcastle, UK&lt;/pub-location&gt;&lt;publisher&gt;Cenex,  Newcastle University&lt;/publisher&gt;&lt;urls&gt;&lt;related-urls&gt;&lt;url&gt;http://www.cenex.co.uk/LinkClick.aspx?fileticket=yALcN9hPtbo%3D&amp;amp;tabid=119&amp;amp;mid=695&lt;/url&gt;&lt;/related-urls&gt;&lt;/urls&gt;&lt;/record&gt;&lt;/Cite&gt;&lt;Cite&gt;&lt;Author&gt;Walsh&lt;/Author&gt;&lt;Year&gt;2009&lt;/Year&gt;&lt;RecNum&gt;1481&lt;/RecNum&gt;&lt;record&gt;&lt;rec-number&gt;1481&lt;/rec-number&gt;&lt;foreign-keys&gt;&lt;key app="EN" db-id="pdttpwsxdtvws4efxziprze9stfredwvaxs0"&gt;1481&lt;/key&gt;&lt;/foreign-keys&gt;&lt;ref-type name="Web Page"&gt;12&lt;/ref-type&gt;&lt;contributors&gt;&lt;authors&gt;&lt;author&gt;Walsh, C&lt;/author&gt;&lt;author&gt;Bingham, C&lt;/author&gt;&lt;/authors&gt;&lt;/contributors&gt;&lt;titles&gt;&lt;title&gt;Electric drive vehicle deployment in the UK&lt;/title&gt;&lt;/titles&gt;&lt;volume&gt;2013&lt;/volume&gt;&lt;number&gt;29 January&lt;/number&gt;&lt;dates&gt;&lt;year&gt;2009&lt;/year&gt;&lt;/dates&gt;&lt;pub-location&gt;Sheffield and Loughborough, UK&lt;/pub-location&gt;&lt;publisher&gt;University of Sheffield, Cenex&lt;/publisher&gt;&lt;urls&gt;&lt;related-urls&gt;&lt;url&gt;http://www.cenex.co.uk/LinkClick.aspx?fileticket=VTnvk0HUiPE%3D&amp;amp;tab&lt;/url&gt;&lt;/related-urls&gt;&lt;/urls&gt;&lt;/record&gt;&lt;/Cite&gt;&lt;/EndNote&gt;</w:instrText>
      </w:r>
      <w:r w:rsidRPr="004D6C33">
        <w:rPr>
          <w:rFonts w:ascii="Times New Roman" w:hAnsi="Times New Roman" w:cs="Times New Roman"/>
        </w:rPr>
        <w:fldChar w:fldCharType="separate"/>
      </w:r>
      <w:r w:rsidR="00C5686C">
        <w:rPr>
          <w:rFonts w:ascii="Times New Roman" w:hAnsi="Times New Roman" w:cs="Times New Roman"/>
          <w:noProof/>
        </w:rPr>
        <w:t>[</w:t>
      </w:r>
      <w:hyperlink w:anchor="_ENREF_16" w:tooltip="Walsh, 2009 #1481" w:history="1">
        <w:r w:rsidR="00C5686C">
          <w:rPr>
            <w:rFonts w:ascii="Times New Roman" w:hAnsi="Times New Roman" w:cs="Times New Roman"/>
            <w:noProof/>
          </w:rPr>
          <w:t>16</w:t>
        </w:r>
      </w:hyperlink>
      <w:r w:rsidR="00C5686C">
        <w:rPr>
          <w:rFonts w:ascii="Times New Roman" w:hAnsi="Times New Roman" w:cs="Times New Roman"/>
          <w:noProof/>
        </w:rPr>
        <w:t xml:space="preserve">, </w:t>
      </w:r>
      <w:hyperlink w:anchor="_ENREF_18" w:tooltip="Walsh, 2010 #1480" w:history="1">
        <w:r w:rsidR="00C5686C">
          <w:rPr>
            <w:rFonts w:ascii="Times New Roman" w:hAnsi="Times New Roman" w:cs="Times New Roman"/>
            <w:noProof/>
          </w:rPr>
          <w:t>18</w:t>
        </w:r>
      </w:hyperlink>
      <w:r w:rsidR="00C5686C">
        <w:rPr>
          <w:rFonts w:ascii="Times New Roman" w:hAnsi="Times New Roman" w:cs="Times New Roman"/>
          <w:noProof/>
        </w:rPr>
        <w:t>]</w:t>
      </w:r>
      <w:r w:rsidRPr="004D6C33">
        <w:rPr>
          <w:rFonts w:ascii="Times New Roman" w:hAnsi="Times New Roman" w:cs="Times New Roman"/>
        </w:rPr>
        <w:fldChar w:fldCharType="end"/>
      </w:r>
      <w:r>
        <w:rPr>
          <w:rFonts w:ascii="Times New Roman" w:hAnsi="Times New Roman" w:cs="Times New Roman"/>
        </w:rPr>
        <w:t xml:space="preserve"> comparing </w:t>
      </w:r>
      <w:r w:rsidRPr="004D6C33">
        <w:rPr>
          <w:rFonts w:ascii="Times New Roman" w:hAnsi="Times New Roman" w:cs="Times New Roman"/>
        </w:rPr>
        <w:t xml:space="preserve">EV energy consumption and range tests </w:t>
      </w:r>
      <w:r>
        <w:rPr>
          <w:rFonts w:ascii="Times New Roman" w:hAnsi="Times New Roman" w:cs="Times New Roman"/>
        </w:rPr>
        <w:t xml:space="preserve">using </w:t>
      </w:r>
      <w:r w:rsidRPr="004D6C33">
        <w:rPr>
          <w:rFonts w:ascii="Times New Roman" w:hAnsi="Times New Roman" w:cs="Times New Roman"/>
        </w:rPr>
        <w:t xml:space="preserve">a laboratory chassis dynamometer </w:t>
      </w:r>
      <w:r>
        <w:rPr>
          <w:rFonts w:ascii="Times New Roman" w:hAnsi="Times New Roman" w:cs="Times New Roman"/>
        </w:rPr>
        <w:t xml:space="preserve">against </w:t>
      </w:r>
      <w:r w:rsidRPr="004D6C33">
        <w:rPr>
          <w:rFonts w:ascii="Times New Roman" w:hAnsi="Times New Roman" w:cs="Times New Roman"/>
        </w:rPr>
        <w:t>equivalent road tests</w:t>
      </w:r>
      <w:r>
        <w:rPr>
          <w:rFonts w:ascii="Times New Roman" w:hAnsi="Times New Roman" w:cs="Times New Roman"/>
        </w:rPr>
        <w:t xml:space="preserve"> and drivers </w:t>
      </w:r>
      <w:r w:rsidRPr="004D6C33">
        <w:rPr>
          <w:rFonts w:ascii="Times New Roman" w:hAnsi="Times New Roman" w:cs="Times New Roman"/>
        </w:rPr>
        <w:t xml:space="preserve">highlighted </w:t>
      </w:r>
      <w:r>
        <w:rPr>
          <w:rFonts w:ascii="Times New Roman" w:hAnsi="Times New Roman" w:cs="Times New Roman"/>
        </w:rPr>
        <w:t xml:space="preserve">major </w:t>
      </w:r>
      <w:r w:rsidRPr="004D6C33">
        <w:rPr>
          <w:rFonts w:ascii="Times New Roman" w:hAnsi="Times New Roman" w:cs="Times New Roman"/>
        </w:rPr>
        <w:t>differences in driver behaviour on road tests, and resulting range and energy consumption variations.</w:t>
      </w:r>
      <w:r>
        <w:rPr>
          <w:rFonts w:ascii="Times New Roman" w:hAnsi="Times New Roman" w:cs="Times New Roman"/>
        </w:rPr>
        <w:t xml:space="preserve"> The </w:t>
      </w:r>
      <w:r w:rsidRPr="004D6C33">
        <w:rPr>
          <w:rFonts w:ascii="Times New Roman" w:hAnsi="Times New Roman" w:cs="Times New Roman"/>
        </w:rPr>
        <w:t>EV chassis dynamometer range test</w:t>
      </w:r>
      <w:r>
        <w:rPr>
          <w:rFonts w:ascii="Times New Roman" w:hAnsi="Times New Roman" w:cs="Times New Roman"/>
        </w:rPr>
        <w:t xml:space="preserve"> results</w:t>
      </w:r>
      <w:r w:rsidRPr="004D6C33">
        <w:rPr>
          <w:rFonts w:ascii="Times New Roman" w:hAnsi="Times New Roman" w:cs="Times New Roman"/>
        </w:rPr>
        <w:t xml:space="preserve"> (</w:t>
      </w:r>
      <w:r>
        <w:rPr>
          <w:rFonts w:ascii="Times New Roman" w:hAnsi="Times New Roman" w:cs="Times New Roman"/>
        </w:rPr>
        <w:t xml:space="preserve">using </w:t>
      </w:r>
      <w:r w:rsidRPr="004D6C33">
        <w:rPr>
          <w:rFonts w:ascii="Times New Roman" w:hAnsi="Times New Roman" w:cs="Times New Roman"/>
        </w:rPr>
        <w:t xml:space="preserve">a Smart </w:t>
      </w:r>
      <w:proofErr w:type="spellStart"/>
      <w:r w:rsidRPr="004D6C33">
        <w:rPr>
          <w:rFonts w:ascii="Times New Roman" w:hAnsi="Times New Roman" w:cs="Times New Roman"/>
        </w:rPr>
        <w:t>Fortwo</w:t>
      </w:r>
      <w:proofErr w:type="spellEnd"/>
      <w:r w:rsidRPr="004D6C33">
        <w:rPr>
          <w:rFonts w:ascii="Times New Roman" w:hAnsi="Times New Roman" w:cs="Times New Roman"/>
        </w:rPr>
        <w:t xml:space="preserve"> </w:t>
      </w:r>
      <w:r>
        <w:rPr>
          <w:rFonts w:ascii="Times New Roman" w:hAnsi="Times New Roman" w:cs="Times New Roman"/>
        </w:rPr>
        <w:t>EV</w:t>
      </w:r>
      <w:r w:rsidRPr="004D6C33">
        <w:rPr>
          <w:rFonts w:ascii="Times New Roman" w:hAnsi="Times New Roman" w:cs="Times New Roman"/>
        </w:rPr>
        <w:t xml:space="preserve">) </w:t>
      </w:r>
      <w:proofErr w:type="gramStart"/>
      <w:r w:rsidRPr="004D6C33">
        <w:rPr>
          <w:rFonts w:ascii="Times New Roman" w:hAnsi="Times New Roman" w:cs="Times New Roman"/>
        </w:rPr>
        <w:t>was</w:t>
      </w:r>
      <w:proofErr w:type="gramEnd"/>
      <w:r w:rsidRPr="004D6C33">
        <w:rPr>
          <w:rFonts w:ascii="Times New Roman" w:hAnsi="Times New Roman" w:cs="Times New Roman"/>
        </w:rPr>
        <w:t xml:space="preserve"> between 105.66 km and 114.68 km for all selected driv</w:t>
      </w:r>
      <w:r>
        <w:rPr>
          <w:rFonts w:ascii="Times New Roman" w:hAnsi="Times New Roman" w:cs="Times New Roman"/>
        </w:rPr>
        <w:t>e cycles. However</w:t>
      </w:r>
      <w:r w:rsidRPr="004D6C33">
        <w:rPr>
          <w:rFonts w:ascii="Times New Roman" w:hAnsi="Times New Roman" w:cs="Times New Roman"/>
        </w:rPr>
        <w:t xml:space="preserve">, </w:t>
      </w:r>
      <w:r>
        <w:rPr>
          <w:rFonts w:ascii="Times New Roman" w:hAnsi="Times New Roman" w:cs="Times New Roman"/>
        </w:rPr>
        <w:t>the</w:t>
      </w:r>
      <w:r w:rsidRPr="004D6C33">
        <w:rPr>
          <w:rFonts w:ascii="Times New Roman" w:hAnsi="Times New Roman" w:cs="Times New Roman"/>
        </w:rPr>
        <w:t xml:space="preserve"> road tests </w:t>
      </w:r>
      <w:r w:rsidR="00743F6C">
        <w:rPr>
          <w:rFonts w:ascii="Times New Roman" w:hAnsi="Times New Roman" w:cs="Times New Roman"/>
        </w:rPr>
        <w:t xml:space="preserve">result </w:t>
      </w:r>
      <w:r w:rsidRPr="004D6C33">
        <w:rPr>
          <w:rFonts w:ascii="Times New Roman" w:hAnsi="Times New Roman" w:cs="Times New Roman"/>
        </w:rPr>
        <w:t>variation</w:t>
      </w:r>
      <w:r w:rsidR="00743F6C">
        <w:rPr>
          <w:rFonts w:ascii="Times New Roman" w:hAnsi="Times New Roman" w:cs="Times New Roman"/>
        </w:rPr>
        <w:t>s</w:t>
      </w:r>
      <w:r w:rsidRPr="004D6C33">
        <w:rPr>
          <w:rFonts w:ascii="Times New Roman" w:hAnsi="Times New Roman" w:cs="Times New Roman"/>
        </w:rPr>
        <w:t xml:space="preserve"> </w:t>
      </w:r>
      <w:r w:rsidR="00743F6C">
        <w:rPr>
          <w:rFonts w:ascii="Times New Roman" w:hAnsi="Times New Roman" w:cs="Times New Roman"/>
        </w:rPr>
        <w:t>were</w:t>
      </w:r>
      <w:r w:rsidRPr="004D6C33">
        <w:rPr>
          <w:rFonts w:ascii="Times New Roman" w:hAnsi="Times New Roman" w:cs="Times New Roman"/>
        </w:rPr>
        <w:t xml:space="preserve"> between 61.2 km and 74.0 km </w:t>
      </w:r>
      <w:r w:rsidRPr="004D6C33">
        <w:rPr>
          <w:rFonts w:ascii="Times New Roman" w:hAnsi="Times New Roman" w:cs="Times New Roman"/>
        </w:rPr>
        <w:fldChar w:fldCharType="begin"/>
      </w:r>
      <w:r w:rsidR="00C5686C">
        <w:rPr>
          <w:rFonts w:ascii="Times New Roman" w:hAnsi="Times New Roman" w:cs="Times New Roman"/>
        </w:rPr>
        <w:instrText xml:space="preserve"> ADDIN EN.CITE &lt;EndNote&gt;&lt;Cite&gt;&lt;Author&gt;Walsh&lt;/Author&gt;&lt;Year&gt;2009&lt;/Year&gt;&lt;RecNum&gt;1481&lt;/RecNum&gt;&lt;DisplayText&gt;[16]&lt;/DisplayText&gt;&lt;record&gt;&lt;rec-number&gt;1481&lt;/rec-number&gt;&lt;foreign-keys&gt;&lt;key app="EN" db-id="pdttpwsxdtvws4efxziprze9stfredwvaxs0"&gt;1481&lt;/key&gt;&lt;/foreign-keys&gt;&lt;ref-type name="Web Page"&gt;12&lt;/ref-type&gt;&lt;contributors&gt;&lt;authors&gt;&lt;author&gt;Walsh, C&lt;/author&gt;&lt;author&gt;Bingham, C&lt;/author&gt;&lt;/authors&gt;&lt;/contributors&gt;&lt;titles&gt;&lt;title&gt;Electric drive vehicle deployment in the UK&lt;/title&gt;&lt;/titles&gt;&lt;volume&gt;2013&lt;/volume&gt;&lt;number&gt;29 January&lt;/number&gt;&lt;dates&gt;&lt;year&gt;2009&lt;/year&gt;&lt;/dates&gt;&lt;pub-location&gt;Sheffield and Loughborough, UK&lt;/pub-location&gt;&lt;publisher&gt;University of Sheffield, Cenex&lt;/publisher&gt;&lt;urls&gt;&lt;related-urls&gt;&lt;url&gt;http://www.cenex.co.uk/LinkClick.aspx?fileticket=VTnvk0HUiPE%3D&amp;amp;tab&lt;/url&gt;&lt;/related-urls&gt;&lt;/urls&gt;&lt;/record&gt;&lt;/Cite&gt;&lt;/EndNote&gt;</w:instrText>
      </w:r>
      <w:r w:rsidRPr="004D6C33">
        <w:rPr>
          <w:rFonts w:ascii="Times New Roman" w:hAnsi="Times New Roman" w:cs="Times New Roman"/>
        </w:rPr>
        <w:fldChar w:fldCharType="separate"/>
      </w:r>
      <w:r w:rsidR="00C5686C">
        <w:rPr>
          <w:rFonts w:ascii="Times New Roman" w:hAnsi="Times New Roman" w:cs="Times New Roman"/>
          <w:noProof/>
        </w:rPr>
        <w:t>[</w:t>
      </w:r>
      <w:hyperlink w:anchor="_ENREF_16" w:tooltip="Walsh, 2009 #1481" w:history="1">
        <w:r w:rsidR="00C5686C">
          <w:rPr>
            <w:rFonts w:ascii="Times New Roman" w:hAnsi="Times New Roman" w:cs="Times New Roman"/>
            <w:noProof/>
          </w:rPr>
          <w:t>16</w:t>
        </w:r>
      </w:hyperlink>
      <w:r w:rsidR="00C5686C">
        <w:rPr>
          <w:rFonts w:ascii="Times New Roman" w:hAnsi="Times New Roman" w:cs="Times New Roman"/>
          <w:noProof/>
        </w:rPr>
        <w:t>]</w:t>
      </w:r>
      <w:r w:rsidRPr="004D6C33">
        <w:rPr>
          <w:rFonts w:ascii="Times New Roman" w:hAnsi="Times New Roman" w:cs="Times New Roman"/>
        </w:rPr>
        <w:fldChar w:fldCharType="end"/>
      </w:r>
      <w:r w:rsidRPr="004D6C33">
        <w:rPr>
          <w:rFonts w:ascii="Times New Roman" w:hAnsi="Times New Roman" w:cs="Times New Roman"/>
        </w:rPr>
        <w:t xml:space="preserve">. Further investigations with a </w:t>
      </w:r>
      <w:r w:rsidR="00743F6C">
        <w:rPr>
          <w:rFonts w:ascii="Times New Roman" w:hAnsi="Times New Roman" w:cs="Times New Roman"/>
        </w:rPr>
        <w:t xml:space="preserve">larger </w:t>
      </w:r>
      <w:r w:rsidRPr="004D6C33">
        <w:rPr>
          <w:rFonts w:ascii="Times New Roman" w:hAnsi="Times New Roman" w:cs="Times New Roman"/>
        </w:rPr>
        <w:t xml:space="preserve">pool of 25 drivers found </w:t>
      </w:r>
      <w:r w:rsidR="00743F6C">
        <w:rPr>
          <w:rFonts w:ascii="Times New Roman" w:hAnsi="Times New Roman" w:cs="Times New Roman"/>
        </w:rPr>
        <w:t xml:space="preserve">even </w:t>
      </w:r>
      <w:r w:rsidRPr="004D6C33">
        <w:rPr>
          <w:rFonts w:ascii="Times New Roman" w:hAnsi="Times New Roman" w:cs="Times New Roman"/>
        </w:rPr>
        <w:t xml:space="preserve">larger variations in </w:t>
      </w:r>
      <w:r w:rsidR="00743F6C">
        <w:rPr>
          <w:rFonts w:ascii="Times New Roman" w:hAnsi="Times New Roman" w:cs="Times New Roman"/>
        </w:rPr>
        <w:t>EV</w:t>
      </w:r>
      <w:r w:rsidRPr="004D6C33">
        <w:rPr>
          <w:rFonts w:ascii="Times New Roman" w:hAnsi="Times New Roman" w:cs="Times New Roman"/>
        </w:rPr>
        <w:t xml:space="preserve"> range between 56 km and 107 km </w:t>
      </w:r>
      <w:r w:rsidRPr="004D6C33">
        <w:rPr>
          <w:rFonts w:ascii="Times New Roman" w:hAnsi="Times New Roman" w:cs="Times New Roman"/>
        </w:rPr>
        <w:fldChar w:fldCharType="begin"/>
      </w:r>
      <w:r w:rsidR="00C5686C">
        <w:rPr>
          <w:rFonts w:ascii="Times New Roman" w:hAnsi="Times New Roman" w:cs="Times New Roman"/>
        </w:rPr>
        <w:instrText xml:space="preserve"> ADDIN EN.CITE &lt;EndNote&gt;&lt;Cite&gt;&lt;Author&gt;Walsh&lt;/Author&gt;&lt;Year&gt;2010&lt;/Year&gt;&lt;RecNum&gt;1480&lt;/RecNum&gt;&lt;DisplayText&gt;[18]&lt;/DisplayText&gt;&lt;record&gt;&lt;rec-number&gt;1480&lt;/rec-number&gt;&lt;foreign-keys&gt;&lt;key app="EN" db-id="pdttpwsxdtvws4efxziprze9stfredwvaxs0"&gt;1480&lt;/key&gt;&lt;/foreign-keys&gt;&lt;ref-type name="Web Page"&gt;12&lt;/ref-type&gt;&lt;contributors&gt;&lt;authors&gt;&lt;author&gt;Walsh, C&lt;/author&gt;&lt;author&gt;Carroll, S&lt;/author&gt;&lt;author&gt;Eastlake, A&lt;/author&gt;&lt;author&gt;Blythe, P&lt;/author&gt;&lt;/authors&gt;&lt;/contributors&gt;&lt;titles&gt;&lt;title&gt;Electric vehicle driving style and duty variation performance study&lt;/title&gt;&lt;/titles&gt;&lt;volume&gt;2013&lt;/volume&gt;&lt;number&gt;29 January&lt;/number&gt;&lt;dates&gt;&lt;year&gt;2010&lt;/year&gt;&lt;/dates&gt;&lt;pub-location&gt;Loughborough, Bedford, Newcastle, UK&lt;/pub-location&gt;&lt;publisher&gt;Cenex,  Newcastle University&lt;/publisher&gt;&lt;urls&gt;&lt;related-urls&gt;&lt;url&gt;http://www.cenex.co.uk/LinkClick.aspx?fileticket=yALcN9hPtbo%3D&amp;amp;tabid=119&amp;amp;mid=695&lt;/url&gt;&lt;/related-urls&gt;&lt;/urls&gt;&lt;/record&gt;&lt;/Cite&gt;&lt;/EndNote&gt;</w:instrText>
      </w:r>
      <w:r w:rsidRPr="004D6C33">
        <w:rPr>
          <w:rFonts w:ascii="Times New Roman" w:hAnsi="Times New Roman" w:cs="Times New Roman"/>
        </w:rPr>
        <w:fldChar w:fldCharType="separate"/>
      </w:r>
      <w:r w:rsidR="00C5686C">
        <w:rPr>
          <w:rFonts w:ascii="Times New Roman" w:hAnsi="Times New Roman" w:cs="Times New Roman"/>
          <w:noProof/>
        </w:rPr>
        <w:t>[</w:t>
      </w:r>
      <w:hyperlink w:anchor="_ENREF_18" w:tooltip="Walsh, 2010 #1480" w:history="1">
        <w:r w:rsidR="00C5686C">
          <w:rPr>
            <w:rFonts w:ascii="Times New Roman" w:hAnsi="Times New Roman" w:cs="Times New Roman"/>
            <w:noProof/>
          </w:rPr>
          <w:t>18</w:t>
        </w:r>
      </w:hyperlink>
      <w:r w:rsidR="00C5686C">
        <w:rPr>
          <w:rFonts w:ascii="Times New Roman" w:hAnsi="Times New Roman" w:cs="Times New Roman"/>
          <w:noProof/>
        </w:rPr>
        <w:t>]</w:t>
      </w:r>
      <w:r w:rsidRPr="004D6C33">
        <w:rPr>
          <w:rFonts w:ascii="Times New Roman" w:hAnsi="Times New Roman" w:cs="Times New Roman"/>
        </w:rPr>
        <w:fldChar w:fldCharType="end"/>
      </w:r>
      <w:r w:rsidRPr="004D6C33">
        <w:rPr>
          <w:rFonts w:ascii="Times New Roman" w:hAnsi="Times New Roman" w:cs="Times New Roman"/>
        </w:rPr>
        <w:t>.</w:t>
      </w:r>
    </w:p>
    <w:p w14:paraId="24530F82" w14:textId="77777777" w:rsidR="00595D64" w:rsidRDefault="00595D64" w:rsidP="009B7D59">
      <w:pPr>
        <w:rPr>
          <w:rFonts w:ascii="Times New Roman" w:hAnsi="Times New Roman" w:cs="Times New Roman"/>
          <w:highlight w:val="yellow"/>
        </w:rPr>
      </w:pPr>
    </w:p>
    <w:p w14:paraId="2186B70F" w14:textId="77777777" w:rsidR="00DC5327" w:rsidRDefault="00723C6E" w:rsidP="009B7D59">
      <w:pPr>
        <w:rPr>
          <w:rFonts w:ascii="Times New Roman" w:hAnsi="Times New Roman" w:cs="Times New Roman"/>
        </w:rPr>
      </w:pPr>
      <w:r w:rsidRPr="00F95FA8">
        <w:rPr>
          <w:rFonts w:ascii="Times New Roman" w:hAnsi="Times New Roman" w:cs="Times New Roman"/>
          <w:highlight w:val="yellow"/>
        </w:rPr>
        <w:t xml:space="preserve">To be </w:t>
      </w:r>
      <w:r w:rsidR="00743F6C">
        <w:rPr>
          <w:rFonts w:ascii="Times New Roman" w:hAnsi="Times New Roman" w:cs="Times New Roman"/>
          <w:highlight w:val="yellow"/>
        </w:rPr>
        <w:t>incorporated</w:t>
      </w:r>
      <w:r w:rsidRPr="00F95FA8">
        <w:rPr>
          <w:rFonts w:ascii="Times New Roman" w:hAnsi="Times New Roman" w:cs="Times New Roman"/>
          <w:highlight w:val="yellow"/>
        </w:rPr>
        <w:t>:</w:t>
      </w:r>
    </w:p>
    <w:p w14:paraId="48298334" w14:textId="77777777" w:rsidR="00723C6E" w:rsidRPr="00F95FA8" w:rsidRDefault="00723C6E" w:rsidP="009B7D59">
      <w:pPr>
        <w:rPr>
          <w:rFonts w:ascii="Times New Roman" w:hAnsi="Times New Roman" w:cs="Times New Roman"/>
        </w:rPr>
      </w:pPr>
    </w:p>
    <w:p w14:paraId="7B9B4A0A" w14:textId="77777777" w:rsidR="00743F6C" w:rsidRPr="00F95FA8" w:rsidRDefault="00743F6C" w:rsidP="00743F6C">
      <w:pPr>
        <w:rPr>
          <w:rFonts w:ascii="Times New Roman" w:hAnsi="Times New Roman" w:cs="Times New Roman"/>
          <w:highlight w:val="yellow"/>
        </w:rPr>
      </w:pPr>
      <w:r w:rsidRPr="00F95FA8">
        <w:rPr>
          <w:rFonts w:ascii="Times New Roman" w:hAnsi="Times New Roman" w:cs="Times New Roman"/>
          <w:highlight w:val="yellow"/>
        </w:rPr>
        <w:t>We certainly look at the influence of different drivers and different test routes on testing results. Then within each trial (UWA and MU) we look at the influence of driving under city/highway, peak/off-peak traffic conditions, A/C usage, number of passengers, different drive modes. AVTA might have some literature on the influence of some of these parameters on test results. http://avt.inel.gov/library.shtml</w:t>
      </w:r>
    </w:p>
    <w:p w14:paraId="0F744DE8" w14:textId="77777777" w:rsidR="00743F6C" w:rsidRPr="00F95FA8" w:rsidRDefault="00743F6C" w:rsidP="00743F6C">
      <w:pPr>
        <w:rPr>
          <w:rFonts w:ascii="Times New Roman" w:hAnsi="Times New Roman" w:cs="Times New Roman"/>
          <w:highlight w:val="yellow"/>
        </w:rPr>
      </w:pPr>
    </w:p>
    <w:p w14:paraId="7BDD82E3" w14:textId="77777777" w:rsidR="00743F6C" w:rsidRPr="00F95FA8" w:rsidRDefault="00743F6C" w:rsidP="00743F6C">
      <w:pPr>
        <w:rPr>
          <w:rFonts w:ascii="Times New Roman" w:hAnsi="Times New Roman" w:cs="Times New Roman"/>
          <w:highlight w:val="yellow"/>
        </w:rPr>
      </w:pPr>
      <w:r w:rsidRPr="00F95FA8">
        <w:rPr>
          <w:rFonts w:ascii="Times New Roman" w:hAnsi="Times New Roman" w:cs="Times New Roman"/>
          <w:highlight w:val="yellow"/>
        </w:rPr>
        <w:t xml:space="preserve">We also compare the Volt with the Eco. The Volt is an extended range vehicle with a medium-size battery and a small petrol engine. The Eco is an all-electric vehicle with a larger battery. We need some literature on extended range vehicles (also known as range-extended or long-range vehicles). Attached paper could be a start. The Volt and Eco have a similar range – is there any literature that compares vehicle power architecture for cars with similar range? If not perhaps that could be the gap in knowledge that we are filling. Volt is automatic and Eco is manual – I believe there is an extremely good paper on comparing transmission for electric vehicles by Wager </w:t>
      </w:r>
      <w:proofErr w:type="gramStart"/>
      <w:r w:rsidRPr="00F95FA8">
        <w:rPr>
          <w:rFonts w:ascii="Times New Roman" w:hAnsi="Times New Roman" w:cs="Times New Roman"/>
          <w:highlight w:val="yellow"/>
        </w:rPr>
        <w:t>et</w:t>
      </w:r>
      <w:proofErr w:type="gramEnd"/>
      <w:r w:rsidRPr="00F95FA8">
        <w:rPr>
          <w:rFonts w:ascii="Times New Roman" w:hAnsi="Times New Roman" w:cs="Times New Roman"/>
          <w:highlight w:val="yellow"/>
        </w:rPr>
        <w:t xml:space="preserve"> al.:)</w:t>
      </w:r>
    </w:p>
    <w:p w14:paraId="7BF334D9" w14:textId="77777777" w:rsidR="00743F6C" w:rsidRPr="00F95FA8" w:rsidRDefault="00743F6C" w:rsidP="00743F6C">
      <w:pPr>
        <w:rPr>
          <w:rFonts w:ascii="Times New Roman" w:hAnsi="Times New Roman" w:cs="Times New Roman"/>
          <w:highlight w:val="yellow"/>
        </w:rPr>
      </w:pPr>
    </w:p>
    <w:p w14:paraId="3C3F68BC" w14:textId="77777777" w:rsidR="00743F6C" w:rsidRPr="00F95FA8" w:rsidRDefault="00743F6C" w:rsidP="00743F6C">
      <w:pPr>
        <w:rPr>
          <w:rFonts w:ascii="Times New Roman" w:hAnsi="Times New Roman" w:cs="Times New Roman"/>
          <w:highlight w:val="yellow"/>
        </w:rPr>
      </w:pPr>
      <w:r w:rsidRPr="00F95FA8">
        <w:rPr>
          <w:rFonts w:ascii="Times New Roman" w:hAnsi="Times New Roman" w:cs="Times New Roman"/>
          <w:highlight w:val="yellow"/>
        </w:rPr>
        <w:t xml:space="preserve">“Considering that the average daily driven distance in Australia in 2010 was only 32km (Australian Bureau of Statistics 2011), an EV range in excess of 100km seems </w:t>
      </w:r>
      <w:r w:rsidRPr="00F95FA8">
        <w:rPr>
          <w:rFonts w:ascii="Times New Roman" w:hAnsi="Times New Roman" w:cs="Times New Roman"/>
          <w:highlight w:val="yellow"/>
        </w:rPr>
        <w:lastRenderedPageBreak/>
        <w:t xml:space="preserve">to give a quite comfortable safety margin, however, the inability to go on an occasional longer trip with a quick ‘refuel’ like ICE cars is a concern to electric motorists. Lengthy charging times (three hours for a full recharge on a level-2 intermediate–fast charging system versus ten hours at level-1 slow or home charging) together with a general lack of public recharging infrastructure are the true reasons behind ‘range anxiety’.” From </w:t>
      </w:r>
      <w:proofErr w:type="gramStart"/>
      <w:r w:rsidRPr="00F95FA8">
        <w:rPr>
          <w:rFonts w:ascii="Times New Roman" w:hAnsi="Times New Roman" w:cs="Times New Roman"/>
          <w:highlight w:val="yellow"/>
        </w:rPr>
        <w:t>the  paper</w:t>
      </w:r>
      <w:proofErr w:type="gramEnd"/>
      <w:r w:rsidRPr="00F95FA8">
        <w:rPr>
          <w:rFonts w:ascii="Times New Roman" w:hAnsi="Times New Roman" w:cs="Times New Roman"/>
          <w:highlight w:val="yellow"/>
        </w:rPr>
        <w:t xml:space="preserve"> by X and Thomas (unpublished),</w:t>
      </w:r>
    </w:p>
    <w:p w14:paraId="67A1D088" w14:textId="77777777" w:rsidR="00743F6C" w:rsidRPr="00F95FA8" w:rsidRDefault="00743F6C" w:rsidP="00743F6C">
      <w:pPr>
        <w:rPr>
          <w:rFonts w:ascii="Times New Roman" w:hAnsi="Times New Roman" w:cs="Times New Roman"/>
          <w:highlight w:val="yellow"/>
        </w:rPr>
      </w:pPr>
      <w:r w:rsidRPr="00F95FA8">
        <w:rPr>
          <w:rFonts w:ascii="Times New Roman" w:hAnsi="Times New Roman" w:cs="Times New Roman"/>
          <w:highlight w:val="yellow"/>
        </w:rPr>
        <w:t>Australian Bureau of Statistics (2011) Survey of Motor Vehicle Use: Data Cubes, Australia, 12 months ended 31</w:t>
      </w:r>
    </w:p>
    <w:p w14:paraId="45C9E240" w14:textId="77777777" w:rsidR="00743F6C" w:rsidRPr="00F95FA8" w:rsidRDefault="00743F6C" w:rsidP="00743F6C">
      <w:pPr>
        <w:rPr>
          <w:rFonts w:ascii="Times New Roman" w:hAnsi="Times New Roman" w:cs="Times New Roman"/>
          <w:highlight w:val="yellow"/>
        </w:rPr>
      </w:pPr>
      <w:r w:rsidRPr="00F95FA8">
        <w:rPr>
          <w:rFonts w:ascii="Times New Roman" w:hAnsi="Times New Roman" w:cs="Times New Roman"/>
          <w:highlight w:val="yellow"/>
        </w:rPr>
        <w:t>October 2010, report no. 9210.0.55.001</w:t>
      </w:r>
    </w:p>
    <w:p w14:paraId="6CF979DA" w14:textId="77777777" w:rsidR="00743F6C" w:rsidRPr="00F95FA8" w:rsidRDefault="00743F6C" w:rsidP="00743F6C">
      <w:pPr>
        <w:rPr>
          <w:rFonts w:ascii="Times New Roman" w:hAnsi="Times New Roman" w:cs="Times New Roman"/>
          <w:highlight w:val="yellow"/>
        </w:rPr>
      </w:pPr>
    </w:p>
    <w:p w14:paraId="39C4A0C6" w14:textId="77777777" w:rsidR="00743F6C" w:rsidRPr="00F95FA8" w:rsidRDefault="00743F6C" w:rsidP="00743F6C">
      <w:pPr>
        <w:rPr>
          <w:rFonts w:ascii="Times New Roman" w:eastAsia="Times New Roman" w:hAnsi="Times New Roman" w:cs="Times New Roman"/>
          <w:highlight w:val="yellow"/>
          <w:lang w:val="en-AU" w:eastAsia="en-AU"/>
        </w:rPr>
      </w:pPr>
      <w:r w:rsidRPr="00F95FA8">
        <w:rPr>
          <w:rFonts w:ascii="Times New Roman" w:eastAsia="Times New Roman" w:hAnsi="Times New Roman" w:cs="Times New Roman"/>
          <w:highlight w:val="yellow"/>
          <w:lang w:val="en-AU" w:eastAsia="en-AU"/>
        </w:rPr>
        <w:t>We should definitely include petrol consumption figures for the Volt,</w:t>
      </w:r>
    </w:p>
    <w:p w14:paraId="47589A14" w14:textId="77777777" w:rsidR="00743F6C" w:rsidRPr="00F95FA8" w:rsidRDefault="00743F6C" w:rsidP="00743F6C">
      <w:pPr>
        <w:rPr>
          <w:rFonts w:ascii="Times New Roman" w:eastAsia="Times New Roman" w:hAnsi="Times New Roman" w:cs="Times New Roman"/>
          <w:highlight w:val="yellow"/>
          <w:lang w:val="en-AU" w:eastAsia="en-AU"/>
        </w:rPr>
      </w:pPr>
      <w:proofErr w:type="gramStart"/>
      <w:r w:rsidRPr="00F95FA8">
        <w:rPr>
          <w:rFonts w:ascii="Times New Roman" w:eastAsia="Times New Roman" w:hAnsi="Times New Roman" w:cs="Times New Roman"/>
          <w:highlight w:val="yellow"/>
          <w:lang w:val="en-AU" w:eastAsia="en-AU"/>
        </w:rPr>
        <w:t>as</w:t>
      </w:r>
      <w:proofErr w:type="gramEnd"/>
      <w:r w:rsidRPr="00F95FA8">
        <w:rPr>
          <w:rFonts w:ascii="Times New Roman" w:eastAsia="Times New Roman" w:hAnsi="Times New Roman" w:cs="Times New Roman"/>
          <w:highlight w:val="yellow"/>
          <w:lang w:val="en-AU" w:eastAsia="en-AU"/>
        </w:rPr>
        <w:t xml:space="preserve"> this is - as Jonathan mentioned - a major advantage of this car.</w:t>
      </w:r>
    </w:p>
    <w:p w14:paraId="2D1BDC6A" w14:textId="77777777" w:rsidR="00743F6C" w:rsidRPr="00F95FA8" w:rsidRDefault="00743F6C" w:rsidP="00743F6C">
      <w:pPr>
        <w:rPr>
          <w:rFonts w:ascii="Times New Roman" w:eastAsia="Times New Roman" w:hAnsi="Times New Roman" w:cs="Times New Roman"/>
          <w:highlight w:val="yellow"/>
          <w:lang w:val="en-AU" w:eastAsia="en-AU"/>
        </w:rPr>
      </w:pPr>
      <w:r w:rsidRPr="00F95FA8">
        <w:rPr>
          <w:rFonts w:ascii="Times New Roman" w:eastAsia="Times New Roman" w:hAnsi="Times New Roman" w:cs="Times New Roman"/>
          <w:highlight w:val="yellow"/>
          <w:lang w:val="en-AU" w:eastAsia="en-AU"/>
        </w:rPr>
        <w:t>So the comparison with the REV Eco will only be on some aspects of</w:t>
      </w:r>
    </w:p>
    <w:p w14:paraId="20E39E9C" w14:textId="77777777" w:rsidR="00743F6C" w:rsidRPr="00F95FA8" w:rsidRDefault="00743F6C" w:rsidP="00743F6C">
      <w:pPr>
        <w:rPr>
          <w:rFonts w:ascii="Times New Roman" w:eastAsia="Times New Roman" w:hAnsi="Times New Roman" w:cs="Times New Roman"/>
          <w:highlight w:val="yellow"/>
          <w:lang w:val="en-AU" w:eastAsia="en-AU"/>
        </w:rPr>
      </w:pPr>
      <w:proofErr w:type="gramStart"/>
      <w:r w:rsidRPr="00F95FA8">
        <w:rPr>
          <w:rFonts w:ascii="Times New Roman" w:eastAsia="Times New Roman" w:hAnsi="Times New Roman" w:cs="Times New Roman"/>
          <w:highlight w:val="yellow"/>
          <w:lang w:val="en-AU" w:eastAsia="en-AU"/>
        </w:rPr>
        <w:t>the</w:t>
      </w:r>
      <w:proofErr w:type="gramEnd"/>
      <w:r w:rsidRPr="00F95FA8">
        <w:rPr>
          <w:rFonts w:ascii="Times New Roman" w:eastAsia="Times New Roman" w:hAnsi="Times New Roman" w:cs="Times New Roman"/>
          <w:highlight w:val="yellow"/>
          <w:lang w:val="en-AU" w:eastAsia="en-AU"/>
        </w:rPr>
        <w:t xml:space="preserve"> Volt, which is fine.</w:t>
      </w:r>
    </w:p>
    <w:p w14:paraId="574880D1" w14:textId="77777777" w:rsidR="00743F6C" w:rsidRPr="00F95FA8" w:rsidRDefault="00743F6C" w:rsidP="00743F6C">
      <w:pPr>
        <w:rPr>
          <w:rFonts w:ascii="Times New Roman" w:hAnsi="Times New Roman" w:cs="Times New Roman"/>
          <w:highlight w:val="yellow"/>
        </w:rPr>
      </w:pPr>
    </w:p>
    <w:p w14:paraId="1382A9F8" w14:textId="77777777" w:rsidR="00743F6C" w:rsidRPr="00F95FA8" w:rsidRDefault="00743F6C" w:rsidP="00743F6C">
      <w:pPr>
        <w:rPr>
          <w:rFonts w:ascii="Times New Roman" w:hAnsi="Times New Roman" w:cs="Times New Roman"/>
          <w:highlight w:val="yellow"/>
        </w:rPr>
      </w:pPr>
      <w:r w:rsidRPr="00F95FA8">
        <w:rPr>
          <w:rFonts w:ascii="Times New Roman" w:hAnsi="Times New Roman" w:cs="Times New Roman"/>
          <w:highlight w:val="yellow"/>
        </w:rPr>
        <w:t>- I would not separate "UWA trial” and “Murdoch trial”. Better to integrate the measurements up front for performance/consumption data, so have a single graph as result, then only separate the number for showing the influence of different drivers /different paths.</w:t>
      </w:r>
    </w:p>
    <w:p w14:paraId="16BF52FB" w14:textId="77777777" w:rsidR="00743F6C" w:rsidRPr="00F95FA8" w:rsidRDefault="00743F6C" w:rsidP="00743F6C">
      <w:pPr>
        <w:rPr>
          <w:rFonts w:ascii="Times New Roman" w:hAnsi="Times New Roman" w:cs="Times New Roman"/>
          <w:highlight w:val="yellow"/>
        </w:rPr>
      </w:pPr>
    </w:p>
    <w:p w14:paraId="44DF3063" w14:textId="77777777" w:rsidR="002D6A7B" w:rsidRDefault="002D6A7B" w:rsidP="009B7D59">
      <w:pPr>
        <w:rPr>
          <w:rFonts w:ascii="Times New Roman" w:hAnsi="Times New Roman" w:cs="Times New Roman"/>
        </w:rPr>
      </w:pPr>
      <w:proofErr w:type="gramStart"/>
      <w:r w:rsidRPr="00F95FA8">
        <w:rPr>
          <w:rFonts w:ascii="Times New Roman" w:hAnsi="Times New Roman" w:cs="Times New Roman"/>
          <w:highlight w:val="yellow"/>
        </w:rPr>
        <w:t xml:space="preserve">Additional </w:t>
      </w:r>
      <w:r w:rsidR="005A6777" w:rsidRPr="00F95FA8">
        <w:rPr>
          <w:rFonts w:ascii="Times New Roman" w:hAnsi="Times New Roman" w:cs="Times New Roman"/>
          <w:highlight w:val="yellow"/>
        </w:rPr>
        <w:t xml:space="preserve">clarifying emails and referenced </w:t>
      </w:r>
      <w:r w:rsidRPr="00F95FA8">
        <w:rPr>
          <w:rFonts w:ascii="Times New Roman" w:hAnsi="Times New Roman" w:cs="Times New Roman"/>
          <w:highlight w:val="yellow"/>
        </w:rPr>
        <w:t>lit</w:t>
      </w:r>
      <w:r w:rsidR="005A6777" w:rsidRPr="00F95FA8">
        <w:rPr>
          <w:rFonts w:ascii="Times New Roman" w:hAnsi="Times New Roman" w:cs="Times New Roman"/>
          <w:highlight w:val="yellow"/>
        </w:rPr>
        <w:t xml:space="preserve">erature to edit and </w:t>
      </w:r>
      <w:r w:rsidR="00053F66" w:rsidRPr="00F95FA8">
        <w:rPr>
          <w:rFonts w:ascii="Times New Roman" w:hAnsi="Times New Roman" w:cs="Times New Roman"/>
          <w:highlight w:val="yellow"/>
        </w:rPr>
        <w:t>add to below</w:t>
      </w:r>
      <w:r w:rsidR="005A6777" w:rsidRPr="00F95FA8">
        <w:rPr>
          <w:rFonts w:ascii="Times New Roman" w:hAnsi="Times New Roman" w:cs="Times New Roman"/>
          <w:highlight w:val="yellow"/>
        </w:rPr>
        <w:t>.</w:t>
      </w:r>
      <w:proofErr w:type="gramEnd"/>
      <w:r w:rsidR="005A6777" w:rsidRPr="00F95FA8">
        <w:rPr>
          <w:rFonts w:ascii="Times New Roman" w:hAnsi="Times New Roman" w:cs="Times New Roman"/>
          <w:highlight w:val="yellow"/>
        </w:rPr>
        <w:t xml:space="preserve"> (I also have the following </w:t>
      </w:r>
      <w:proofErr w:type="spellStart"/>
      <w:r w:rsidR="005A6777" w:rsidRPr="00F95FA8">
        <w:rPr>
          <w:rFonts w:ascii="Times New Roman" w:hAnsi="Times New Roman" w:cs="Times New Roman"/>
          <w:highlight w:val="yellow"/>
        </w:rPr>
        <w:t>pdfs</w:t>
      </w:r>
      <w:proofErr w:type="spellEnd"/>
      <w:r w:rsidR="005A6777" w:rsidRPr="00F95FA8">
        <w:rPr>
          <w:rFonts w:ascii="Times New Roman" w:hAnsi="Times New Roman" w:cs="Times New Roman"/>
          <w:highlight w:val="yellow"/>
        </w:rPr>
        <w:t xml:space="preserve"> to go through and mine:</w:t>
      </w:r>
    </w:p>
    <w:p w14:paraId="41503190" w14:textId="77777777" w:rsidR="005A6777" w:rsidRPr="00F95FA8" w:rsidRDefault="005A6777" w:rsidP="009B7D59">
      <w:pPr>
        <w:rPr>
          <w:rFonts w:ascii="Times New Roman" w:hAnsi="Times New Roman" w:cs="Times New Roman"/>
        </w:rPr>
      </w:pPr>
      <w:r>
        <w:rPr>
          <w:noProof/>
        </w:rPr>
        <w:drawing>
          <wp:inline distT="0" distB="0" distL="0" distR="0" wp14:anchorId="20057B94" wp14:editId="0D62AED1">
            <wp:extent cx="5305168" cy="3488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53906" b="46111"/>
                    <a:stretch/>
                  </pic:blipFill>
                  <pic:spPr bwMode="auto">
                    <a:xfrm>
                      <a:off x="0" y="0"/>
                      <a:ext cx="5303442" cy="3487685"/>
                    </a:xfrm>
                    <a:prstGeom prst="rect">
                      <a:avLst/>
                    </a:prstGeom>
                    <a:ln>
                      <a:noFill/>
                    </a:ln>
                    <a:extLst>
                      <a:ext uri="{53640926-AAD7-44d8-BBD7-CCE9431645EC}">
                        <a14:shadowObscured xmlns:a14="http://schemas.microsoft.com/office/drawing/2010/main"/>
                      </a:ext>
                    </a:extLst>
                  </pic:spPr>
                </pic:pic>
              </a:graphicData>
            </a:graphic>
          </wp:inline>
        </w:drawing>
      </w:r>
    </w:p>
    <w:p w14:paraId="3C8A34DC" w14:textId="77777777" w:rsidR="00E46022" w:rsidRPr="00F95FA8" w:rsidRDefault="00E46022" w:rsidP="00F95FA8">
      <w:pPr>
        <w:pStyle w:val="Heading1"/>
        <w:rPr>
          <w:rFonts w:ascii="Times New Roman" w:eastAsiaTheme="minorEastAsia" w:hAnsi="Times New Roman" w:cs="Times New Roman"/>
          <w:bCs w:val="0"/>
          <w:color w:val="auto"/>
          <w:sz w:val="24"/>
          <w:szCs w:val="24"/>
        </w:rPr>
      </w:pPr>
      <w:r w:rsidRPr="00F95FA8">
        <w:rPr>
          <w:rFonts w:ascii="Times New Roman" w:eastAsiaTheme="minorEastAsia" w:hAnsi="Times New Roman" w:cs="Times New Roman"/>
          <w:bCs w:val="0"/>
          <w:color w:val="auto"/>
          <w:sz w:val="24"/>
          <w:szCs w:val="24"/>
        </w:rPr>
        <w:t>Method</w:t>
      </w:r>
    </w:p>
    <w:p w14:paraId="1D1AA3B5" w14:textId="77777777" w:rsidR="00761184" w:rsidRPr="00F95FA8" w:rsidRDefault="00761184" w:rsidP="00F95FA8">
      <w:pPr>
        <w:rPr>
          <w:rFonts w:ascii="Times New Roman" w:hAnsi="Times New Roman" w:cs="Times New Roman"/>
        </w:rPr>
      </w:pPr>
    </w:p>
    <w:p w14:paraId="22070AAE" w14:textId="77777777" w:rsidR="00CD4F51" w:rsidRDefault="00761184" w:rsidP="00F95FA8">
      <w:pPr>
        <w:ind w:firstLine="720"/>
        <w:jc w:val="both"/>
        <w:rPr>
          <w:ins w:id="5" w:author="Marcus Pham" w:date="2014-08-01T15:56:00Z"/>
          <w:rFonts w:ascii="Times New Roman" w:hAnsi="Times New Roman" w:cs="Times New Roman"/>
        </w:rPr>
      </w:pPr>
      <w:r w:rsidRPr="00F95FA8">
        <w:rPr>
          <w:rFonts w:ascii="Times New Roman" w:hAnsi="Times New Roman" w:cs="Times New Roman"/>
        </w:rPr>
        <w:t xml:space="preserve">Accurate readings of energy consumption for the REV Eco were generated by </w:t>
      </w:r>
      <w:r w:rsidR="00333947" w:rsidRPr="00F95FA8">
        <w:rPr>
          <w:rFonts w:ascii="Times New Roman" w:hAnsi="Times New Roman" w:cs="Times New Roman"/>
        </w:rPr>
        <w:t xml:space="preserve">an </w:t>
      </w:r>
      <w:r w:rsidR="00333947" w:rsidRPr="004D6C33">
        <w:rPr>
          <w:rFonts w:ascii="Times New Roman" w:hAnsi="Times New Roman" w:cs="Times New Roman"/>
        </w:rPr>
        <w:t xml:space="preserve">energy meter from </w:t>
      </w:r>
      <w:commentRangeStart w:id="6"/>
      <w:commentRangeStart w:id="7"/>
      <w:r w:rsidR="00333947" w:rsidRPr="004D6C33">
        <w:rPr>
          <w:rFonts w:ascii="Times New Roman" w:hAnsi="Times New Roman" w:cs="Times New Roman"/>
        </w:rPr>
        <w:t xml:space="preserve">TBS Electronics BV </w:t>
      </w:r>
      <w:r w:rsidR="00333947" w:rsidRPr="004D6C33">
        <w:rPr>
          <w:rFonts w:ascii="Times New Roman" w:hAnsi="Times New Roman" w:cs="Times New Roman"/>
        </w:rPr>
        <w:fldChar w:fldCharType="begin"/>
      </w:r>
      <w:r w:rsidR="00C37DB3">
        <w:rPr>
          <w:rFonts w:ascii="Times New Roman" w:hAnsi="Times New Roman" w:cs="Times New Roman"/>
        </w:rPr>
        <w:instrText xml:space="preserve"> ADDIN EN.CITE &lt;EndNote&gt;&lt;Cite&gt;&lt;Author&gt;TBS Electronics&lt;/Author&gt;&lt;Year&gt;2012&lt;/Year&gt;&lt;RecNum&gt;1470&lt;/RecNum&gt;&lt;DisplayText&gt;[25]&lt;/DisplayText&gt;&lt;record&gt;&lt;rec-number&gt;1470&lt;/rec-number&gt;&lt;foreign-keys&gt;&lt;key app="EN" db-id="pdttpwsxdtvws4efxziprze9stfredwvaxs0"&gt;1470&lt;/key&gt;&lt;/foreign-keys&gt;&lt;ref-type name="Web Page"&gt;12&lt;/ref-type&gt;&lt;contributors&gt;&lt;authors&gt;&lt;author&gt;TBS Electronics,&lt;/author&gt;&lt;/authors&gt;&lt;/contributors&gt;&lt;titles&gt;&lt;title&gt;Battery monitor&lt;/title&gt;&lt;/titles&gt;&lt;volume&gt;2012&lt;/volume&gt;&lt;number&gt;18 June&lt;/number&gt;&lt;dates&gt;&lt;year&gt;2012&lt;/year&gt;&lt;/dates&gt;&lt;urls&gt;&lt;related-urls&gt;&lt;url&gt;http://www.tbs-electronics.com/products_expertpro_features.htm&lt;/url&gt;&lt;/related-urls&gt;&lt;/urls&gt;&lt;/record&gt;&lt;/Cite&gt;&lt;/EndNote&gt;</w:instrText>
      </w:r>
      <w:r w:rsidR="00333947" w:rsidRPr="004D6C33">
        <w:rPr>
          <w:rFonts w:ascii="Times New Roman" w:hAnsi="Times New Roman" w:cs="Times New Roman"/>
        </w:rPr>
        <w:fldChar w:fldCharType="separate"/>
      </w:r>
      <w:r w:rsidR="00C37DB3">
        <w:rPr>
          <w:rFonts w:ascii="Times New Roman" w:hAnsi="Times New Roman" w:cs="Times New Roman"/>
          <w:noProof/>
        </w:rPr>
        <w:t>[</w:t>
      </w:r>
      <w:hyperlink w:anchor="_ENREF_25" w:tooltip="TBS Electronics, 2012 #1470" w:history="1">
        <w:r w:rsidR="00C5686C">
          <w:rPr>
            <w:rFonts w:ascii="Times New Roman" w:hAnsi="Times New Roman" w:cs="Times New Roman"/>
            <w:noProof/>
          </w:rPr>
          <w:t>25</w:t>
        </w:r>
      </w:hyperlink>
      <w:r w:rsidR="00C37DB3">
        <w:rPr>
          <w:rFonts w:ascii="Times New Roman" w:hAnsi="Times New Roman" w:cs="Times New Roman"/>
          <w:noProof/>
        </w:rPr>
        <w:t>]</w:t>
      </w:r>
      <w:r w:rsidR="00333947" w:rsidRPr="004D6C33">
        <w:rPr>
          <w:rFonts w:ascii="Times New Roman" w:hAnsi="Times New Roman" w:cs="Times New Roman"/>
        </w:rPr>
        <w:fldChar w:fldCharType="end"/>
      </w:r>
      <w:r w:rsidR="00333947" w:rsidRPr="00F95FA8">
        <w:rPr>
          <w:rFonts w:ascii="Times New Roman" w:hAnsi="Times New Roman" w:cs="Times New Roman"/>
        </w:rPr>
        <w:t xml:space="preserve">, </w:t>
      </w:r>
      <w:r w:rsidR="00333947" w:rsidRPr="004D6C33">
        <w:rPr>
          <w:rFonts w:ascii="Times New Roman" w:hAnsi="Times New Roman" w:cs="Times New Roman"/>
        </w:rPr>
        <w:t>measur</w:t>
      </w:r>
      <w:r w:rsidR="00333947" w:rsidRPr="00F95FA8">
        <w:rPr>
          <w:rFonts w:ascii="Times New Roman" w:hAnsi="Times New Roman" w:cs="Times New Roman"/>
        </w:rPr>
        <w:t>ing</w:t>
      </w:r>
      <w:r w:rsidR="00333947" w:rsidRPr="004D6C33">
        <w:rPr>
          <w:rFonts w:ascii="Times New Roman" w:hAnsi="Times New Roman" w:cs="Times New Roman"/>
        </w:rPr>
        <w:t xml:space="preserve"> the main battery voltage (V), instantaneous current (A), cumulative ampere hours (Ah), and battery state of </w:t>
      </w:r>
      <w:r w:rsidR="00333947" w:rsidRPr="004D6C33">
        <w:rPr>
          <w:rFonts w:ascii="Times New Roman" w:hAnsi="Times New Roman" w:cs="Times New Roman"/>
        </w:rPr>
        <w:lastRenderedPageBreak/>
        <w:t>charge (SOC) in percentage (%).</w:t>
      </w:r>
      <w:r w:rsidR="00333947" w:rsidRPr="00F95FA8">
        <w:rPr>
          <w:rFonts w:ascii="Times New Roman" w:hAnsi="Times New Roman" w:cs="Times New Roman"/>
        </w:rPr>
        <w:t xml:space="preserve"> T</w:t>
      </w:r>
      <w:r w:rsidR="00333947" w:rsidRPr="004D6C33">
        <w:rPr>
          <w:rFonts w:ascii="Times New Roman" w:hAnsi="Times New Roman" w:cs="Times New Roman"/>
        </w:rPr>
        <w:t>o approximate the vehicle energy consumption, the main battery voltage was logged, averaged</w:t>
      </w:r>
      <w:r w:rsidR="00333947" w:rsidRPr="00F95FA8">
        <w:rPr>
          <w:rFonts w:ascii="Times New Roman" w:hAnsi="Times New Roman" w:cs="Times New Roman"/>
        </w:rPr>
        <w:t>,</w:t>
      </w:r>
      <w:r w:rsidR="00333947" w:rsidRPr="004D6C33">
        <w:rPr>
          <w:rFonts w:ascii="Times New Roman" w:hAnsi="Times New Roman" w:cs="Times New Roman"/>
        </w:rPr>
        <w:t xml:space="preserve"> and multiplied by the Ah</w:t>
      </w:r>
      <w:commentRangeEnd w:id="6"/>
      <w:r w:rsidR="00333947" w:rsidRPr="00F95FA8">
        <w:rPr>
          <w:rStyle w:val="CommentReference"/>
          <w:rFonts w:ascii="Times New Roman" w:hAnsi="Times New Roman" w:cs="Times New Roman"/>
        </w:rPr>
        <w:commentReference w:id="6"/>
      </w:r>
      <w:commentRangeEnd w:id="7"/>
      <w:r w:rsidR="00A9300C">
        <w:rPr>
          <w:rStyle w:val="CommentReference"/>
        </w:rPr>
        <w:commentReference w:id="7"/>
      </w:r>
      <w:r w:rsidRPr="00F95FA8">
        <w:rPr>
          <w:rFonts w:ascii="Times New Roman" w:hAnsi="Times New Roman" w:cs="Times New Roman"/>
        </w:rPr>
        <w:t xml:space="preserve">. </w:t>
      </w:r>
    </w:p>
    <w:p w14:paraId="03318A55" w14:textId="77777777" w:rsidR="00CD4F51" w:rsidRDefault="00CD4F51" w:rsidP="00F95FA8">
      <w:pPr>
        <w:ind w:firstLine="720"/>
        <w:jc w:val="both"/>
        <w:rPr>
          <w:ins w:id="8" w:author="Marcus Pham" w:date="2014-08-01T15:56:00Z"/>
          <w:rFonts w:ascii="Times New Roman" w:hAnsi="Times New Roman" w:cs="Times New Roman"/>
        </w:rPr>
      </w:pPr>
    </w:p>
    <w:p w14:paraId="1E949F8B" w14:textId="77777777" w:rsidR="00333947" w:rsidRPr="00F95FA8" w:rsidRDefault="00761184" w:rsidP="00F95FA8">
      <w:pPr>
        <w:ind w:firstLine="720"/>
        <w:jc w:val="both"/>
        <w:rPr>
          <w:rFonts w:ascii="Times New Roman" w:hAnsi="Times New Roman" w:cs="Times New Roman"/>
        </w:rPr>
      </w:pPr>
      <w:r w:rsidRPr="00F95FA8">
        <w:rPr>
          <w:rFonts w:ascii="Times New Roman" w:hAnsi="Times New Roman" w:cs="Times New Roman"/>
        </w:rPr>
        <w:t>The energy consumption of the Volt were generated and displayed on the inbuilt LCD display (to a</w:t>
      </w:r>
      <w:r w:rsidR="00333947" w:rsidRPr="00F95FA8">
        <w:rPr>
          <w:rFonts w:ascii="Times New Roman" w:hAnsi="Times New Roman" w:cs="Times New Roman"/>
        </w:rPr>
        <w:t xml:space="preserve"> precision</w:t>
      </w:r>
      <w:r w:rsidRPr="00F95FA8">
        <w:rPr>
          <w:rFonts w:ascii="Times New Roman" w:hAnsi="Times New Roman" w:cs="Times New Roman"/>
        </w:rPr>
        <w:t xml:space="preserve"> of 0.1kWh). All drive mode tests in this research were repeated three times and averaged, and the kWh, speed, time, distance, and ambient temperatures were recorded.  All drive mode testing were conducted on the ‘city’ route to determine differences in energy consumption. Of particular interest was the difference in energy consumption between </w:t>
      </w:r>
      <w:r w:rsidR="00333947" w:rsidRPr="00F95FA8">
        <w:rPr>
          <w:rFonts w:ascii="Times New Roman" w:hAnsi="Times New Roman" w:cs="Times New Roman"/>
        </w:rPr>
        <w:t xml:space="preserve">the driver preset options in the automatic transmission Volt: </w:t>
      </w:r>
      <w:r w:rsidRPr="00F95FA8">
        <w:rPr>
          <w:rFonts w:ascii="Times New Roman" w:hAnsi="Times New Roman" w:cs="Times New Roman"/>
        </w:rPr>
        <w:t>‘Low’ (L) and ‘Normal’ (D) mode</w:t>
      </w:r>
      <w:r w:rsidR="00333947" w:rsidRPr="00F95FA8">
        <w:rPr>
          <w:rFonts w:ascii="Times New Roman" w:hAnsi="Times New Roman" w:cs="Times New Roman"/>
        </w:rPr>
        <w:t>s in the Volt</w:t>
      </w:r>
      <w:r w:rsidRPr="00F95FA8">
        <w:rPr>
          <w:rFonts w:ascii="Times New Roman" w:hAnsi="Times New Roman" w:cs="Times New Roman"/>
        </w:rPr>
        <w:t xml:space="preserve">. </w:t>
      </w:r>
      <w:r w:rsidR="00333947" w:rsidRPr="00F95FA8">
        <w:rPr>
          <w:rFonts w:ascii="Times New Roman" w:hAnsi="Times New Roman" w:cs="Times New Roman"/>
        </w:rPr>
        <w:t xml:space="preserve">The </w:t>
      </w:r>
      <w:r w:rsidR="009808C8">
        <w:rPr>
          <w:rFonts w:ascii="Times New Roman" w:hAnsi="Times New Roman" w:cs="Times New Roman"/>
        </w:rPr>
        <w:t>L</w:t>
      </w:r>
      <w:r w:rsidR="00333947" w:rsidRPr="00F95FA8">
        <w:rPr>
          <w:rFonts w:ascii="Times New Roman" w:hAnsi="Times New Roman" w:cs="Times New Roman"/>
        </w:rPr>
        <w:t xml:space="preserve"> mode reduces speed by decelerating using the regenerative braking system (RBS), when the accelerator pedal is released. </w:t>
      </w:r>
      <w:r w:rsidR="00E91E7F" w:rsidRPr="00F95FA8">
        <w:rPr>
          <w:rFonts w:ascii="Times New Roman" w:hAnsi="Times New Roman" w:cs="Times New Roman"/>
        </w:rPr>
        <w:t xml:space="preserve">In </w:t>
      </w:r>
      <w:r w:rsidR="009808C8">
        <w:rPr>
          <w:rFonts w:ascii="Times New Roman" w:hAnsi="Times New Roman" w:cs="Times New Roman"/>
        </w:rPr>
        <w:t>D</w:t>
      </w:r>
      <w:r w:rsidR="00333947" w:rsidRPr="00F95FA8">
        <w:rPr>
          <w:rFonts w:ascii="Times New Roman" w:hAnsi="Times New Roman" w:cs="Times New Roman"/>
        </w:rPr>
        <w:t xml:space="preserve"> mode </w:t>
      </w:r>
      <w:r w:rsidR="00E91E7F" w:rsidRPr="00F95FA8">
        <w:rPr>
          <w:rFonts w:ascii="Times New Roman" w:hAnsi="Times New Roman" w:cs="Times New Roman"/>
        </w:rPr>
        <w:t xml:space="preserve">the Volt only uses the </w:t>
      </w:r>
      <w:r w:rsidR="00333947" w:rsidRPr="00F95FA8">
        <w:rPr>
          <w:rFonts w:ascii="Times New Roman" w:hAnsi="Times New Roman" w:cs="Times New Roman"/>
        </w:rPr>
        <w:t xml:space="preserve">battery </w:t>
      </w:r>
      <w:r w:rsidR="00E91E7F" w:rsidRPr="00F95FA8">
        <w:rPr>
          <w:rFonts w:ascii="Times New Roman" w:hAnsi="Times New Roman" w:cs="Times New Roman"/>
        </w:rPr>
        <w:t>and</w:t>
      </w:r>
      <w:r w:rsidRPr="00F95FA8">
        <w:rPr>
          <w:rFonts w:ascii="Times New Roman" w:hAnsi="Times New Roman" w:cs="Times New Roman"/>
        </w:rPr>
        <w:t xml:space="preserve"> the car </w:t>
      </w:r>
      <w:r w:rsidR="00333947" w:rsidRPr="00F95FA8">
        <w:rPr>
          <w:rFonts w:ascii="Times New Roman" w:hAnsi="Times New Roman" w:cs="Times New Roman"/>
        </w:rPr>
        <w:t>coasts as the driver removes their foot from the accelerator</w:t>
      </w:r>
      <w:r w:rsidRPr="00F95FA8">
        <w:rPr>
          <w:rFonts w:ascii="Times New Roman" w:hAnsi="Times New Roman" w:cs="Times New Roman"/>
        </w:rPr>
        <w:t xml:space="preserve">. </w:t>
      </w:r>
      <w:r w:rsidR="00E91E7F" w:rsidRPr="00F95FA8">
        <w:rPr>
          <w:rFonts w:ascii="Times New Roman" w:hAnsi="Times New Roman" w:cs="Times New Roman"/>
        </w:rPr>
        <w:t>D</w:t>
      </w:r>
      <w:r w:rsidRPr="00F95FA8">
        <w:rPr>
          <w:rFonts w:ascii="Times New Roman" w:hAnsi="Times New Roman" w:cs="Times New Roman"/>
        </w:rPr>
        <w:t xml:space="preserve">riving in </w:t>
      </w:r>
      <w:r w:rsidR="00E91E7F" w:rsidRPr="00F95FA8">
        <w:rPr>
          <w:rFonts w:ascii="Times New Roman" w:hAnsi="Times New Roman" w:cs="Times New Roman"/>
        </w:rPr>
        <w:t xml:space="preserve">the </w:t>
      </w:r>
      <w:r w:rsidR="009808C8">
        <w:rPr>
          <w:rFonts w:ascii="Times New Roman" w:hAnsi="Times New Roman" w:cs="Times New Roman"/>
        </w:rPr>
        <w:t xml:space="preserve">L </w:t>
      </w:r>
      <w:r w:rsidRPr="00F95FA8">
        <w:rPr>
          <w:rFonts w:ascii="Times New Roman" w:hAnsi="Times New Roman" w:cs="Times New Roman"/>
        </w:rPr>
        <w:t xml:space="preserve">mode </w:t>
      </w:r>
      <w:r w:rsidR="00E91E7F" w:rsidRPr="00F95FA8">
        <w:rPr>
          <w:rFonts w:ascii="Times New Roman" w:hAnsi="Times New Roman" w:cs="Times New Roman"/>
        </w:rPr>
        <w:t xml:space="preserve">with the use of the RBS </w:t>
      </w:r>
      <w:r w:rsidRPr="00F95FA8">
        <w:rPr>
          <w:rFonts w:ascii="Times New Roman" w:hAnsi="Times New Roman" w:cs="Times New Roman"/>
        </w:rPr>
        <w:t xml:space="preserve">suggests that the net energy consumption should be lower than that in </w:t>
      </w:r>
      <w:r w:rsidR="009808C8">
        <w:rPr>
          <w:rFonts w:ascii="Times New Roman" w:hAnsi="Times New Roman" w:cs="Times New Roman"/>
        </w:rPr>
        <w:t>D</w:t>
      </w:r>
      <w:r w:rsidRPr="00F95FA8">
        <w:rPr>
          <w:rFonts w:ascii="Times New Roman" w:hAnsi="Times New Roman" w:cs="Times New Roman"/>
        </w:rPr>
        <w:t xml:space="preserve"> mode. Testing was also carried out using the Volt ‘Sports’ mode with a significant improvement in acceleration than the </w:t>
      </w:r>
      <w:r w:rsidR="009808C8">
        <w:rPr>
          <w:rFonts w:ascii="Times New Roman" w:hAnsi="Times New Roman" w:cs="Times New Roman"/>
        </w:rPr>
        <w:t>D</w:t>
      </w:r>
      <w:r w:rsidRPr="00F95FA8">
        <w:rPr>
          <w:rFonts w:ascii="Times New Roman" w:hAnsi="Times New Roman" w:cs="Times New Roman"/>
        </w:rPr>
        <w:t xml:space="preserve"> mode, and the ‘Hold’ mode which is preserve the remaining battery energy by switching to the petrol mode only. </w:t>
      </w:r>
    </w:p>
    <w:p w14:paraId="46B967F9" w14:textId="77777777" w:rsidR="00BC3683" w:rsidRPr="00F95FA8" w:rsidRDefault="00DC5327" w:rsidP="00F95FA8">
      <w:pPr>
        <w:pStyle w:val="Heading1"/>
        <w:rPr>
          <w:rFonts w:ascii="Times New Roman" w:eastAsiaTheme="minorEastAsia" w:hAnsi="Times New Roman" w:cs="Times New Roman"/>
          <w:bCs w:val="0"/>
          <w:i/>
          <w:color w:val="auto"/>
          <w:sz w:val="24"/>
          <w:szCs w:val="24"/>
        </w:rPr>
      </w:pPr>
      <w:r w:rsidRPr="00F95FA8">
        <w:rPr>
          <w:rFonts w:ascii="Times New Roman" w:eastAsiaTheme="minorEastAsia" w:hAnsi="Times New Roman" w:cs="Times New Roman"/>
          <w:bCs w:val="0"/>
          <w:i/>
          <w:color w:val="auto"/>
          <w:sz w:val="24"/>
          <w:szCs w:val="24"/>
        </w:rPr>
        <w:t>Assessment 1</w:t>
      </w:r>
      <w:r w:rsidR="008E24A3" w:rsidRPr="00F95FA8">
        <w:rPr>
          <w:rFonts w:ascii="Times New Roman" w:eastAsiaTheme="minorEastAsia" w:hAnsi="Times New Roman" w:cs="Times New Roman"/>
          <w:bCs w:val="0"/>
          <w:i/>
          <w:color w:val="auto"/>
          <w:sz w:val="24"/>
          <w:szCs w:val="24"/>
        </w:rPr>
        <w:t xml:space="preserve"> Method</w:t>
      </w:r>
      <w:r w:rsidRPr="00F95FA8">
        <w:rPr>
          <w:rFonts w:ascii="Times New Roman" w:eastAsiaTheme="minorEastAsia" w:hAnsi="Times New Roman" w:cs="Times New Roman"/>
          <w:bCs w:val="0"/>
          <w:i/>
          <w:color w:val="auto"/>
          <w:sz w:val="24"/>
          <w:szCs w:val="24"/>
        </w:rPr>
        <w:t xml:space="preserve">: </w:t>
      </w:r>
      <w:r w:rsidR="00117E06" w:rsidRPr="00F95FA8">
        <w:rPr>
          <w:rFonts w:ascii="Times New Roman" w:eastAsiaTheme="minorEastAsia" w:hAnsi="Times New Roman" w:cs="Times New Roman"/>
          <w:bCs w:val="0"/>
          <w:i/>
          <w:color w:val="auto"/>
          <w:sz w:val="24"/>
          <w:szCs w:val="24"/>
        </w:rPr>
        <w:t xml:space="preserve">Comparative Performance </w:t>
      </w:r>
      <w:r w:rsidR="004D3C00" w:rsidRPr="00F95FA8">
        <w:rPr>
          <w:rFonts w:ascii="Times New Roman" w:eastAsiaTheme="minorEastAsia" w:hAnsi="Times New Roman" w:cs="Times New Roman"/>
          <w:bCs w:val="0"/>
          <w:i/>
          <w:color w:val="auto"/>
          <w:sz w:val="24"/>
          <w:szCs w:val="24"/>
        </w:rPr>
        <w:t>o</w:t>
      </w:r>
      <w:r w:rsidR="00117E06" w:rsidRPr="00F95FA8">
        <w:rPr>
          <w:rFonts w:ascii="Times New Roman" w:eastAsiaTheme="minorEastAsia" w:hAnsi="Times New Roman" w:cs="Times New Roman"/>
          <w:bCs w:val="0"/>
          <w:i/>
          <w:color w:val="auto"/>
          <w:sz w:val="24"/>
          <w:szCs w:val="24"/>
        </w:rPr>
        <w:t xml:space="preserve">f </w:t>
      </w:r>
      <w:r w:rsidR="00E46022" w:rsidRPr="00F95FA8">
        <w:rPr>
          <w:rFonts w:ascii="Times New Roman" w:eastAsiaTheme="minorEastAsia" w:hAnsi="Times New Roman" w:cs="Times New Roman"/>
          <w:bCs w:val="0"/>
          <w:i/>
          <w:color w:val="auto"/>
          <w:sz w:val="24"/>
          <w:szCs w:val="24"/>
        </w:rPr>
        <w:t xml:space="preserve">the </w:t>
      </w:r>
      <w:r w:rsidR="00117E06" w:rsidRPr="00F95FA8">
        <w:rPr>
          <w:rFonts w:ascii="Times New Roman" w:eastAsiaTheme="minorEastAsia" w:hAnsi="Times New Roman" w:cs="Times New Roman"/>
          <w:bCs w:val="0"/>
          <w:i/>
          <w:color w:val="auto"/>
          <w:sz w:val="24"/>
          <w:szCs w:val="24"/>
        </w:rPr>
        <w:t xml:space="preserve">Volt vs. </w:t>
      </w:r>
      <w:r w:rsidR="00D35687">
        <w:rPr>
          <w:rFonts w:ascii="Times New Roman" w:eastAsiaTheme="minorEastAsia" w:hAnsi="Times New Roman" w:cs="Times New Roman"/>
          <w:bCs w:val="0"/>
          <w:i/>
          <w:color w:val="auto"/>
          <w:sz w:val="24"/>
          <w:szCs w:val="24"/>
        </w:rPr>
        <w:t xml:space="preserve">REV </w:t>
      </w:r>
      <w:r w:rsidR="00117E06" w:rsidRPr="00F95FA8">
        <w:rPr>
          <w:rFonts w:ascii="Times New Roman" w:eastAsiaTheme="minorEastAsia" w:hAnsi="Times New Roman" w:cs="Times New Roman"/>
          <w:bCs w:val="0"/>
          <w:i/>
          <w:color w:val="auto"/>
          <w:sz w:val="24"/>
          <w:szCs w:val="24"/>
        </w:rPr>
        <w:t>Eco</w:t>
      </w:r>
    </w:p>
    <w:p w14:paraId="51D68915" w14:textId="77777777" w:rsidR="008E24A3" w:rsidRPr="00F95FA8" w:rsidRDefault="000A04B9" w:rsidP="008E24A3">
      <w:pPr>
        <w:ind w:firstLine="720"/>
        <w:jc w:val="both"/>
        <w:rPr>
          <w:rFonts w:ascii="Times New Roman" w:hAnsi="Times New Roman" w:cs="Times New Roman"/>
        </w:rPr>
      </w:pPr>
      <w:r w:rsidRPr="00F95FA8">
        <w:rPr>
          <w:rFonts w:ascii="Times New Roman" w:hAnsi="Times New Roman" w:cs="Times New Roman"/>
        </w:rPr>
        <w:tab/>
      </w:r>
      <w:r w:rsidR="000D277C" w:rsidRPr="00F95FA8">
        <w:rPr>
          <w:rFonts w:ascii="Times New Roman" w:hAnsi="Times New Roman" w:cs="Times New Roman"/>
        </w:rPr>
        <w:t xml:space="preserve">The </w:t>
      </w:r>
      <w:r w:rsidR="00BF4B1C" w:rsidRPr="00F95FA8">
        <w:rPr>
          <w:rFonts w:ascii="Times New Roman" w:hAnsi="Times New Roman" w:cs="Times New Roman"/>
        </w:rPr>
        <w:t>‘</w:t>
      </w:r>
      <w:r w:rsidR="000D277C" w:rsidRPr="00F95FA8">
        <w:rPr>
          <w:rFonts w:ascii="Times New Roman" w:hAnsi="Times New Roman" w:cs="Times New Roman"/>
        </w:rPr>
        <w:t>city</w:t>
      </w:r>
      <w:r w:rsidR="00BF4B1C" w:rsidRPr="00F95FA8">
        <w:rPr>
          <w:rFonts w:ascii="Times New Roman" w:hAnsi="Times New Roman" w:cs="Times New Roman"/>
        </w:rPr>
        <w:t>’</w:t>
      </w:r>
      <w:r w:rsidR="000D277C" w:rsidRPr="00F95FA8">
        <w:rPr>
          <w:rFonts w:ascii="Times New Roman" w:hAnsi="Times New Roman" w:cs="Times New Roman"/>
        </w:rPr>
        <w:t xml:space="preserve"> route </w:t>
      </w:r>
      <w:r w:rsidR="00F41BFB" w:rsidRPr="00F95FA8">
        <w:rPr>
          <w:rFonts w:ascii="Times New Roman" w:hAnsi="Times New Roman" w:cs="Times New Roman"/>
        </w:rPr>
        <w:t xml:space="preserve">used was </w:t>
      </w:r>
      <w:r w:rsidR="000D7300" w:rsidRPr="00F95FA8">
        <w:rPr>
          <w:rFonts w:ascii="Times New Roman" w:hAnsi="Times New Roman" w:cs="Times New Roman"/>
        </w:rPr>
        <w:t>around 27 km</w:t>
      </w:r>
      <w:r w:rsidR="00C70D4C" w:rsidRPr="00F95FA8">
        <w:rPr>
          <w:rFonts w:ascii="Times New Roman" w:hAnsi="Times New Roman" w:cs="Times New Roman"/>
        </w:rPr>
        <w:t xml:space="preserve">, </w:t>
      </w:r>
      <w:r w:rsidR="000D7300" w:rsidRPr="00F95FA8">
        <w:rPr>
          <w:rFonts w:ascii="Times New Roman" w:hAnsi="Times New Roman" w:cs="Times New Roman"/>
        </w:rPr>
        <w:t>start</w:t>
      </w:r>
      <w:r w:rsidR="00C70D4C" w:rsidRPr="00F95FA8">
        <w:rPr>
          <w:rFonts w:ascii="Times New Roman" w:hAnsi="Times New Roman" w:cs="Times New Roman"/>
        </w:rPr>
        <w:t>ing</w:t>
      </w:r>
      <w:r w:rsidR="000D7300" w:rsidRPr="00F95FA8">
        <w:rPr>
          <w:rFonts w:ascii="Times New Roman" w:hAnsi="Times New Roman" w:cs="Times New Roman"/>
        </w:rPr>
        <w:t xml:space="preserve"> at U</w:t>
      </w:r>
      <w:r w:rsidR="00BF4B1C" w:rsidRPr="00F95FA8">
        <w:rPr>
          <w:rFonts w:ascii="Times New Roman" w:hAnsi="Times New Roman" w:cs="Times New Roman"/>
        </w:rPr>
        <w:t>WA, loop</w:t>
      </w:r>
      <w:r w:rsidR="000D7300" w:rsidRPr="00F95FA8">
        <w:rPr>
          <w:rFonts w:ascii="Times New Roman" w:hAnsi="Times New Roman" w:cs="Times New Roman"/>
        </w:rPr>
        <w:t>ing</w:t>
      </w:r>
      <w:r w:rsidR="000D277C" w:rsidRPr="00F95FA8">
        <w:rPr>
          <w:rFonts w:ascii="Times New Roman" w:hAnsi="Times New Roman" w:cs="Times New Roman"/>
        </w:rPr>
        <w:t xml:space="preserve"> around </w:t>
      </w:r>
      <w:r w:rsidR="000D7300" w:rsidRPr="00F95FA8">
        <w:rPr>
          <w:rFonts w:ascii="Times New Roman" w:hAnsi="Times New Roman" w:cs="Times New Roman"/>
        </w:rPr>
        <w:t xml:space="preserve">the campus, and </w:t>
      </w:r>
      <w:r w:rsidR="000D277C" w:rsidRPr="00F95FA8">
        <w:rPr>
          <w:rFonts w:ascii="Times New Roman" w:hAnsi="Times New Roman" w:cs="Times New Roman"/>
        </w:rPr>
        <w:t>south to North Fremantle before heading back to the origin</w:t>
      </w:r>
      <w:r w:rsidR="00884FA0" w:rsidRPr="00F95FA8">
        <w:rPr>
          <w:rFonts w:ascii="Times New Roman" w:hAnsi="Times New Roman" w:cs="Times New Roman"/>
        </w:rPr>
        <w:t xml:space="preserve"> (Figure 1)</w:t>
      </w:r>
      <w:r w:rsidR="000D277C" w:rsidRPr="00F95FA8">
        <w:rPr>
          <w:rFonts w:ascii="Times New Roman" w:hAnsi="Times New Roman" w:cs="Times New Roman"/>
        </w:rPr>
        <w:t>. Th</w:t>
      </w:r>
      <w:r w:rsidR="00C70D4C" w:rsidRPr="00F95FA8">
        <w:rPr>
          <w:rFonts w:ascii="Times New Roman" w:hAnsi="Times New Roman" w:cs="Times New Roman"/>
        </w:rPr>
        <w:t>e</w:t>
      </w:r>
      <w:r w:rsidR="000D277C" w:rsidRPr="00F95FA8">
        <w:rPr>
          <w:rFonts w:ascii="Times New Roman" w:hAnsi="Times New Roman" w:cs="Times New Roman"/>
        </w:rPr>
        <w:t xml:space="preserve"> </w:t>
      </w:r>
      <w:r w:rsidR="00BF4B1C" w:rsidRPr="00F95FA8">
        <w:rPr>
          <w:rFonts w:ascii="Times New Roman" w:hAnsi="Times New Roman" w:cs="Times New Roman"/>
        </w:rPr>
        <w:t>‘</w:t>
      </w:r>
      <w:r w:rsidR="00C70D4C" w:rsidRPr="00F95FA8">
        <w:rPr>
          <w:rFonts w:ascii="Times New Roman" w:hAnsi="Times New Roman" w:cs="Times New Roman"/>
        </w:rPr>
        <w:t>city</w:t>
      </w:r>
      <w:r w:rsidR="00BF4B1C" w:rsidRPr="00F95FA8">
        <w:rPr>
          <w:rFonts w:ascii="Times New Roman" w:hAnsi="Times New Roman" w:cs="Times New Roman"/>
        </w:rPr>
        <w:t>’</w:t>
      </w:r>
      <w:r w:rsidR="00C70D4C" w:rsidRPr="00F95FA8">
        <w:rPr>
          <w:rFonts w:ascii="Times New Roman" w:hAnsi="Times New Roman" w:cs="Times New Roman"/>
        </w:rPr>
        <w:t xml:space="preserve"> route</w:t>
      </w:r>
      <w:r w:rsidR="000D277C" w:rsidRPr="00F95FA8">
        <w:rPr>
          <w:rFonts w:ascii="Times New Roman" w:hAnsi="Times New Roman" w:cs="Times New Roman"/>
        </w:rPr>
        <w:t xml:space="preserve"> involved varying</w:t>
      </w:r>
      <w:r w:rsidR="00F41BFB" w:rsidRPr="00F95FA8">
        <w:rPr>
          <w:rFonts w:ascii="Times New Roman" w:hAnsi="Times New Roman" w:cs="Times New Roman"/>
        </w:rPr>
        <w:t xml:space="preserve"> speeds</w:t>
      </w:r>
      <w:r w:rsidR="00BF4B1C" w:rsidRPr="00F95FA8">
        <w:rPr>
          <w:rFonts w:ascii="Times New Roman" w:hAnsi="Times New Roman" w:cs="Times New Roman"/>
        </w:rPr>
        <w:t xml:space="preserve"> (40 km/h to 70km/h)</w:t>
      </w:r>
      <w:r w:rsidR="00F41BFB" w:rsidRPr="00F95FA8">
        <w:rPr>
          <w:rFonts w:ascii="Times New Roman" w:hAnsi="Times New Roman" w:cs="Times New Roman"/>
        </w:rPr>
        <w:t>, traffic lights, elevations</w:t>
      </w:r>
      <w:r w:rsidR="00C70D4C" w:rsidRPr="00F95FA8">
        <w:rPr>
          <w:rFonts w:ascii="Times New Roman" w:hAnsi="Times New Roman" w:cs="Times New Roman"/>
        </w:rPr>
        <w:t>,</w:t>
      </w:r>
      <w:r w:rsidR="000D277C" w:rsidRPr="00F95FA8">
        <w:rPr>
          <w:rFonts w:ascii="Times New Roman" w:hAnsi="Times New Roman" w:cs="Times New Roman"/>
        </w:rPr>
        <w:t xml:space="preserve"> and traffic levels to </w:t>
      </w:r>
      <w:r w:rsidR="00C70D4C" w:rsidRPr="00F95FA8">
        <w:rPr>
          <w:rFonts w:ascii="Times New Roman" w:hAnsi="Times New Roman" w:cs="Times New Roman"/>
        </w:rPr>
        <w:t>produce</w:t>
      </w:r>
      <w:r w:rsidR="000D277C" w:rsidRPr="00F95FA8">
        <w:rPr>
          <w:rFonts w:ascii="Times New Roman" w:hAnsi="Times New Roman" w:cs="Times New Roman"/>
        </w:rPr>
        <w:t xml:space="preserve"> a </w:t>
      </w:r>
      <w:r w:rsidR="00C70D4C" w:rsidRPr="00F95FA8">
        <w:rPr>
          <w:rFonts w:ascii="Times New Roman" w:hAnsi="Times New Roman" w:cs="Times New Roman"/>
        </w:rPr>
        <w:t>‘</w:t>
      </w:r>
      <w:r w:rsidR="000D277C" w:rsidRPr="00F95FA8">
        <w:rPr>
          <w:rFonts w:ascii="Times New Roman" w:hAnsi="Times New Roman" w:cs="Times New Roman"/>
        </w:rPr>
        <w:t>real world</w:t>
      </w:r>
      <w:r w:rsidR="00C70D4C" w:rsidRPr="00F95FA8">
        <w:rPr>
          <w:rFonts w:ascii="Times New Roman" w:hAnsi="Times New Roman" w:cs="Times New Roman"/>
        </w:rPr>
        <w:t>’</w:t>
      </w:r>
      <w:r w:rsidR="000D277C" w:rsidRPr="00F95FA8">
        <w:rPr>
          <w:rFonts w:ascii="Times New Roman" w:hAnsi="Times New Roman" w:cs="Times New Roman"/>
        </w:rPr>
        <w:t xml:space="preserve"> </w:t>
      </w:r>
      <w:r w:rsidR="00C70D4C" w:rsidRPr="00F95FA8">
        <w:rPr>
          <w:rFonts w:ascii="Times New Roman" w:hAnsi="Times New Roman" w:cs="Times New Roman"/>
        </w:rPr>
        <w:t xml:space="preserve">representation of an urban </w:t>
      </w:r>
      <w:r w:rsidR="000D277C" w:rsidRPr="00F95FA8">
        <w:rPr>
          <w:rFonts w:ascii="Times New Roman" w:hAnsi="Times New Roman" w:cs="Times New Roman"/>
        </w:rPr>
        <w:t xml:space="preserve">commute to work. On all the trials for the Volt, </w:t>
      </w:r>
      <w:r w:rsidR="00F41BFB" w:rsidRPr="00F95FA8">
        <w:rPr>
          <w:rFonts w:ascii="Times New Roman" w:hAnsi="Times New Roman" w:cs="Times New Roman"/>
        </w:rPr>
        <w:t xml:space="preserve">recordings were made via </w:t>
      </w:r>
      <w:r w:rsidR="006C60BB" w:rsidRPr="00F95FA8">
        <w:rPr>
          <w:rFonts w:ascii="Times New Roman" w:hAnsi="Times New Roman" w:cs="Times New Roman"/>
        </w:rPr>
        <w:t xml:space="preserve">the free smartphone app </w:t>
      </w:r>
      <w:r w:rsidR="00CD5B6C" w:rsidRPr="00F95FA8">
        <w:rPr>
          <w:rFonts w:ascii="Times New Roman" w:hAnsi="Times New Roman" w:cs="Times New Roman"/>
        </w:rPr>
        <w:t>(</w:t>
      </w:r>
      <w:proofErr w:type="spellStart"/>
      <w:r w:rsidR="00F41BFB" w:rsidRPr="00F95FA8">
        <w:rPr>
          <w:rFonts w:ascii="Times New Roman" w:hAnsi="Times New Roman" w:cs="Times New Roman"/>
        </w:rPr>
        <w:t>MapMy</w:t>
      </w:r>
      <w:r w:rsidR="000D277C" w:rsidRPr="00F95FA8">
        <w:rPr>
          <w:rFonts w:ascii="Times New Roman" w:hAnsi="Times New Roman" w:cs="Times New Roman"/>
        </w:rPr>
        <w:t>Ride</w:t>
      </w:r>
      <w:proofErr w:type="spellEnd"/>
      <w:r w:rsidR="00CD5B6C" w:rsidRPr="00F95FA8">
        <w:rPr>
          <w:rFonts w:ascii="Times New Roman" w:hAnsi="Times New Roman" w:cs="Times New Roman"/>
        </w:rPr>
        <w:t>, 2014)</w:t>
      </w:r>
      <w:r w:rsidR="000D277C" w:rsidRPr="00F95FA8">
        <w:rPr>
          <w:rFonts w:ascii="Times New Roman" w:hAnsi="Times New Roman" w:cs="Times New Roman"/>
        </w:rPr>
        <w:t>, giv</w:t>
      </w:r>
      <w:r w:rsidR="00C70D4C" w:rsidRPr="00F95FA8">
        <w:rPr>
          <w:rFonts w:ascii="Times New Roman" w:hAnsi="Times New Roman" w:cs="Times New Roman"/>
        </w:rPr>
        <w:t>ing</w:t>
      </w:r>
      <w:r w:rsidR="000D277C" w:rsidRPr="00F95FA8">
        <w:rPr>
          <w:rFonts w:ascii="Times New Roman" w:hAnsi="Times New Roman" w:cs="Times New Roman"/>
        </w:rPr>
        <w:t xml:space="preserve"> a full analysis of speed and location access</w:t>
      </w:r>
      <w:r w:rsidR="000D7300" w:rsidRPr="00F95FA8">
        <w:rPr>
          <w:rFonts w:ascii="Times New Roman" w:hAnsi="Times New Roman" w:cs="Times New Roman"/>
        </w:rPr>
        <w:t>ible</w:t>
      </w:r>
      <w:r w:rsidR="000D277C" w:rsidRPr="00F95FA8">
        <w:rPr>
          <w:rFonts w:ascii="Times New Roman" w:hAnsi="Times New Roman" w:cs="Times New Roman"/>
        </w:rPr>
        <w:t xml:space="preserve"> online to track and measure </w:t>
      </w:r>
      <w:r w:rsidR="000D7300" w:rsidRPr="00F95FA8">
        <w:rPr>
          <w:rFonts w:ascii="Times New Roman" w:hAnsi="Times New Roman" w:cs="Times New Roman"/>
        </w:rPr>
        <w:t>observations</w:t>
      </w:r>
      <w:r w:rsidR="000D277C" w:rsidRPr="00F95FA8">
        <w:rPr>
          <w:rFonts w:ascii="Times New Roman" w:hAnsi="Times New Roman" w:cs="Times New Roman"/>
        </w:rPr>
        <w:t>.</w:t>
      </w:r>
      <w:r w:rsidR="00E525BC" w:rsidRPr="00F95FA8">
        <w:rPr>
          <w:rFonts w:ascii="Times New Roman" w:hAnsi="Times New Roman" w:cs="Times New Roman"/>
        </w:rPr>
        <w:t xml:space="preserve"> </w:t>
      </w:r>
      <w:r w:rsidR="00C70D4C" w:rsidRPr="00F95FA8">
        <w:rPr>
          <w:rFonts w:ascii="Times New Roman" w:hAnsi="Times New Roman" w:cs="Times New Roman"/>
        </w:rPr>
        <w:t xml:space="preserve">To maintain consistency with the </w:t>
      </w:r>
      <w:r w:rsidR="00BF4B1C" w:rsidRPr="00F95FA8">
        <w:rPr>
          <w:rFonts w:ascii="Times New Roman" w:hAnsi="Times New Roman" w:cs="Times New Roman"/>
        </w:rPr>
        <w:t>‘</w:t>
      </w:r>
      <w:r w:rsidR="00C70D4C" w:rsidRPr="00F95FA8">
        <w:rPr>
          <w:rFonts w:ascii="Times New Roman" w:hAnsi="Times New Roman" w:cs="Times New Roman"/>
        </w:rPr>
        <w:t>city</w:t>
      </w:r>
      <w:r w:rsidR="00BF4B1C" w:rsidRPr="00F95FA8">
        <w:rPr>
          <w:rFonts w:ascii="Times New Roman" w:hAnsi="Times New Roman" w:cs="Times New Roman"/>
        </w:rPr>
        <w:t>’</w:t>
      </w:r>
      <w:r w:rsidR="00C70D4C" w:rsidRPr="00F95FA8">
        <w:rPr>
          <w:rFonts w:ascii="Times New Roman" w:hAnsi="Times New Roman" w:cs="Times New Roman"/>
        </w:rPr>
        <w:t xml:space="preserve"> route, the </w:t>
      </w:r>
      <w:r w:rsidR="00BF4B1C" w:rsidRPr="00F95FA8">
        <w:rPr>
          <w:rFonts w:ascii="Times New Roman" w:hAnsi="Times New Roman" w:cs="Times New Roman"/>
        </w:rPr>
        <w:t>‘</w:t>
      </w:r>
      <w:r w:rsidR="00C70D4C" w:rsidRPr="00F95FA8">
        <w:rPr>
          <w:rFonts w:ascii="Times New Roman" w:hAnsi="Times New Roman" w:cs="Times New Roman"/>
        </w:rPr>
        <w:t>highway</w:t>
      </w:r>
      <w:r w:rsidR="00BF4B1C" w:rsidRPr="00F95FA8">
        <w:rPr>
          <w:rFonts w:ascii="Times New Roman" w:hAnsi="Times New Roman" w:cs="Times New Roman"/>
        </w:rPr>
        <w:t>’</w:t>
      </w:r>
      <w:r w:rsidR="00C70D4C" w:rsidRPr="00F95FA8">
        <w:rPr>
          <w:rFonts w:ascii="Times New Roman" w:hAnsi="Times New Roman" w:cs="Times New Roman"/>
        </w:rPr>
        <w:t xml:space="preserve"> route was a similar distance and was chosen to represent typical driving on high-speed Australian roads</w:t>
      </w:r>
      <w:r w:rsidR="00BF4B1C" w:rsidRPr="00F95FA8">
        <w:rPr>
          <w:rFonts w:ascii="Times New Roman" w:hAnsi="Times New Roman" w:cs="Times New Roman"/>
        </w:rPr>
        <w:t xml:space="preserve"> (predominantly 100 km/h)</w:t>
      </w:r>
      <w:r w:rsidR="00C70D4C" w:rsidRPr="00F95FA8">
        <w:rPr>
          <w:rFonts w:ascii="Times New Roman" w:hAnsi="Times New Roman" w:cs="Times New Roman"/>
        </w:rPr>
        <w:t xml:space="preserve">. The route starts on Mounts Bay Road and continues down on </w:t>
      </w:r>
      <w:proofErr w:type="spellStart"/>
      <w:r w:rsidR="00C70D4C" w:rsidRPr="00F95FA8">
        <w:rPr>
          <w:rFonts w:ascii="Times New Roman" w:hAnsi="Times New Roman" w:cs="Times New Roman"/>
        </w:rPr>
        <w:t>Kwinana</w:t>
      </w:r>
      <w:proofErr w:type="spellEnd"/>
      <w:r w:rsidR="00C70D4C" w:rsidRPr="00F95FA8">
        <w:rPr>
          <w:rFonts w:ascii="Times New Roman" w:hAnsi="Times New Roman" w:cs="Times New Roman"/>
        </w:rPr>
        <w:t xml:space="preserve"> Freeway before turning around at the South Street exit and returning to the origin (Figure 2).</w:t>
      </w:r>
      <w:r w:rsidR="008E24A3" w:rsidRPr="00F95FA8">
        <w:rPr>
          <w:rFonts w:ascii="Times New Roman" w:hAnsi="Times New Roman" w:cs="Times New Roman"/>
        </w:rPr>
        <w:t xml:space="preserve"> </w:t>
      </w:r>
    </w:p>
    <w:p w14:paraId="2E55CB5D" w14:textId="77777777" w:rsidR="008E24A3" w:rsidRPr="00F95FA8" w:rsidRDefault="008E24A3" w:rsidP="008E24A3">
      <w:pPr>
        <w:ind w:firstLine="720"/>
        <w:jc w:val="both"/>
        <w:rPr>
          <w:rFonts w:ascii="Times New Roman" w:hAnsi="Times New Roman" w:cs="Times New Roman"/>
        </w:rPr>
      </w:pPr>
      <w:r w:rsidRPr="00F95FA8">
        <w:rPr>
          <w:rFonts w:ascii="Times New Roman" w:hAnsi="Times New Roman" w:cs="Times New Roman"/>
        </w:rPr>
        <w:t xml:space="preserve">The </w:t>
      </w:r>
      <w:r w:rsidR="00D35687">
        <w:rPr>
          <w:rFonts w:ascii="Times New Roman" w:hAnsi="Times New Roman" w:cs="Times New Roman"/>
        </w:rPr>
        <w:t xml:space="preserve">REV </w:t>
      </w:r>
      <w:r w:rsidRPr="00F95FA8">
        <w:rPr>
          <w:rFonts w:ascii="Times New Roman" w:hAnsi="Times New Roman" w:cs="Times New Roman"/>
        </w:rPr>
        <w:t>Eco test occurred in the morning peak traffic period at 7am to 9am, and the peak afternoon peak traffic period from 4pm to 6pm (</w:t>
      </w:r>
      <w:proofErr w:type="spellStart"/>
      <w:r w:rsidRPr="00F95FA8">
        <w:rPr>
          <w:rFonts w:ascii="Times New Roman" w:hAnsi="Times New Roman" w:cs="Times New Roman"/>
        </w:rPr>
        <w:t>Transperth</w:t>
      </w:r>
      <w:proofErr w:type="spellEnd"/>
      <w:r w:rsidRPr="00F95FA8">
        <w:rPr>
          <w:rFonts w:ascii="Times New Roman" w:hAnsi="Times New Roman" w:cs="Times New Roman"/>
        </w:rPr>
        <w:t xml:space="preserve">, 2014). Due to time constraints the Volt was only tested during the morning peak. The Volt testing was carried out during school holidays, which does significantly affect traffic conditions in Perth, whereas the </w:t>
      </w:r>
      <w:r w:rsidR="00D35687">
        <w:rPr>
          <w:rFonts w:ascii="Times New Roman" w:hAnsi="Times New Roman" w:cs="Times New Roman"/>
        </w:rPr>
        <w:t xml:space="preserve">REV </w:t>
      </w:r>
      <w:r w:rsidRPr="00F95FA8">
        <w:rPr>
          <w:rFonts w:ascii="Times New Roman" w:hAnsi="Times New Roman" w:cs="Times New Roman"/>
        </w:rPr>
        <w:t xml:space="preserve">Eco testing was undertaken during school </w:t>
      </w:r>
      <w:commentRangeStart w:id="9"/>
      <w:commentRangeStart w:id="10"/>
      <w:r w:rsidRPr="00F95FA8">
        <w:rPr>
          <w:rFonts w:ascii="Times New Roman" w:hAnsi="Times New Roman" w:cs="Times New Roman"/>
        </w:rPr>
        <w:t>periods.</w:t>
      </w:r>
      <w:commentRangeEnd w:id="9"/>
      <w:r w:rsidRPr="00F95FA8">
        <w:rPr>
          <w:rStyle w:val="CommentReference"/>
          <w:rFonts w:ascii="Times New Roman" w:hAnsi="Times New Roman" w:cs="Times New Roman"/>
        </w:rPr>
        <w:commentReference w:id="9"/>
      </w:r>
      <w:commentRangeEnd w:id="10"/>
      <w:r w:rsidR="00A9300C">
        <w:rPr>
          <w:rStyle w:val="CommentReference"/>
        </w:rPr>
        <w:commentReference w:id="10"/>
      </w:r>
      <w:r w:rsidRPr="00F95FA8">
        <w:rPr>
          <w:rFonts w:ascii="Times New Roman" w:hAnsi="Times New Roman" w:cs="Times New Roman"/>
        </w:rPr>
        <w:t xml:space="preserve"> The effect on energy consumption of the weight of two additional passengers (totaling 150kg) was also </w:t>
      </w:r>
      <w:proofErr w:type="spellStart"/>
      <w:r w:rsidRPr="00F95FA8">
        <w:rPr>
          <w:rFonts w:ascii="Times New Roman" w:hAnsi="Times New Roman" w:cs="Times New Roman"/>
        </w:rPr>
        <w:t>analysed</w:t>
      </w:r>
      <w:proofErr w:type="spellEnd"/>
      <w:r w:rsidRPr="00F95FA8">
        <w:rPr>
          <w:rFonts w:ascii="Times New Roman" w:hAnsi="Times New Roman" w:cs="Times New Roman"/>
        </w:rPr>
        <w:t xml:space="preserve">. Similarly, the effect of air-conditioning (A/C) on energy consumption was </w:t>
      </w:r>
      <w:proofErr w:type="spellStart"/>
      <w:r w:rsidRPr="00F95FA8">
        <w:rPr>
          <w:rFonts w:ascii="Times New Roman" w:hAnsi="Times New Roman" w:cs="Times New Roman"/>
        </w:rPr>
        <w:t>analysed</w:t>
      </w:r>
      <w:proofErr w:type="spellEnd"/>
      <w:r w:rsidRPr="00F95FA8">
        <w:rPr>
          <w:rFonts w:ascii="Times New Roman" w:hAnsi="Times New Roman" w:cs="Times New Roman"/>
        </w:rPr>
        <w:t xml:space="preserve"> by setting the thermostat for the climate control to 20 degrees Celsius whilst driving the ‘city’ route. The Volt has three cabin temperature modes (fan only, ECO, and comfort.) The ECO mode was selected to enable the use of economy control strategies to maintain the set cabin temperature. Due to time constraints, peak </w:t>
      </w:r>
      <w:r w:rsidR="00ED528B">
        <w:rPr>
          <w:rFonts w:ascii="Times New Roman" w:hAnsi="Times New Roman" w:cs="Times New Roman"/>
        </w:rPr>
        <w:t>‘</w:t>
      </w:r>
      <w:r w:rsidRPr="00F95FA8">
        <w:rPr>
          <w:rFonts w:ascii="Times New Roman" w:hAnsi="Times New Roman" w:cs="Times New Roman"/>
        </w:rPr>
        <w:t>highway</w:t>
      </w:r>
      <w:r w:rsidR="00ED528B">
        <w:rPr>
          <w:rFonts w:ascii="Times New Roman" w:hAnsi="Times New Roman" w:cs="Times New Roman"/>
        </w:rPr>
        <w:t>’</w:t>
      </w:r>
      <w:r w:rsidRPr="00F95FA8">
        <w:rPr>
          <w:rFonts w:ascii="Times New Roman" w:hAnsi="Times New Roman" w:cs="Times New Roman"/>
        </w:rPr>
        <w:t xml:space="preserve"> conditions, headlights and radio tests, and the electric heater tests were not performed on the Volt in </w:t>
      </w:r>
      <w:r w:rsidR="00D31A32">
        <w:rPr>
          <w:rFonts w:ascii="Times New Roman" w:hAnsi="Times New Roman" w:cs="Times New Roman"/>
        </w:rPr>
        <w:t>A</w:t>
      </w:r>
      <w:r w:rsidRPr="00F95FA8">
        <w:rPr>
          <w:rFonts w:ascii="Times New Roman" w:hAnsi="Times New Roman" w:cs="Times New Roman"/>
        </w:rPr>
        <w:t xml:space="preserve">ssessment 1. The earlier testing of these parameters on the </w:t>
      </w:r>
      <w:r w:rsidR="00D35687">
        <w:rPr>
          <w:rFonts w:ascii="Times New Roman" w:hAnsi="Times New Roman" w:cs="Times New Roman"/>
        </w:rPr>
        <w:t xml:space="preserve">REV </w:t>
      </w:r>
      <w:r w:rsidRPr="00F95FA8">
        <w:rPr>
          <w:rFonts w:ascii="Times New Roman" w:hAnsi="Times New Roman" w:cs="Times New Roman"/>
        </w:rPr>
        <w:t xml:space="preserve">Eco showed that the effect on energy consumption of either </w:t>
      </w:r>
      <w:r w:rsidR="00ED528B">
        <w:rPr>
          <w:rFonts w:ascii="Times New Roman" w:hAnsi="Times New Roman" w:cs="Times New Roman"/>
        </w:rPr>
        <w:t>‘</w:t>
      </w:r>
      <w:r w:rsidRPr="00F95FA8">
        <w:rPr>
          <w:rFonts w:ascii="Times New Roman" w:hAnsi="Times New Roman" w:cs="Times New Roman"/>
        </w:rPr>
        <w:t>highway</w:t>
      </w:r>
      <w:r w:rsidR="00ED528B">
        <w:rPr>
          <w:rFonts w:ascii="Times New Roman" w:hAnsi="Times New Roman" w:cs="Times New Roman"/>
        </w:rPr>
        <w:t>’</w:t>
      </w:r>
      <w:r w:rsidRPr="00F95FA8">
        <w:rPr>
          <w:rFonts w:ascii="Times New Roman" w:hAnsi="Times New Roman" w:cs="Times New Roman"/>
        </w:rPr>
        <w:t xml:space="preserve"> peak/off-peak, or headlights and radio on/off were not significant. The heater testing was not performed as the test period was in summer with outside temperatures at testing of up to 40 degrees Celsius and deemed inappropriate for heater testing.</w:t>
      </w:r>
    </w:p>
    <w:p w14:paraId="2C67755E" w14:textId="77777777" w:rsidR="00C70D4C" w:rsidRPr="00F95FA8" w:rsidRDefault="00C70D4C" w:rsidP="00985D47">
      <w:pPr>
        <w:jc w:val="both"/>
        <w:rPr>
          <w:rFonts w:ascii="Times New Roman" w:hAnsi="Times New Roman" w:cs="Times New Roman"/>
        </w:rPr>
      </w:pPr>
    </w:p>
    <w:p w14:paraId="180E7509" w14:textId="77777777" w:rsidR="000D277C" w:rsidRPr="00F95FA8" w:rsidRDefault="000D277C" w:rsidP="00985D47">
      <w:pPr>
        <w:jc w:val="both"/>
        <w:rPr>
          <w:rFonts w:ascii="Times New Roman" w:hAnsi="Times New Roman" w:cs="Times New Roman"/>
        </w:rPr>
      </w:pPr>
    </w:p>
    <w:p w14:paraId="7DACA498" w14:textId="77777777" w:rsidR="00884FA0" w:rsidRPr="00F95FA8" w:rsidRDefault="000D277C" w:rsidP="00F95FA8">
      <w:pPr>
        <w:keepNext/>
        <w:widowControl w:val="0"/>
        <w:autoSpaceDE w:val="0"/>
        <w:autoSpaceDN w:val="0"/>
        <w:adjustRightInd w:val="0"/>
        <w:jc w:val="center"/>
        <w:rPr>
          <w:rFonts w:ascii="Times New Roman" w:hAnsi="Times New Roman" w:cs="Times New Roman"/>
        </w:rPr>
      </w:pPr>
      <w:r w:rsidRPr="00F95FA8">
        <w:rPr>
          <w:rFonts w:ascii="Times New Roman" w:hAnsi="Times New Roman" w:cs="Times New Roman"/>
          <w:noProof/>
        </w:rPr>
        <w:drawing>
          <wp:inline distT="0" distB="0" distL="0" distR="0" wp14:anchorId="1DD9376F" wp14:editId="313056F2">
            <wp:extent cx="3972670" cy="3527854"/>
            <wp:effectExtent l="0" t="0" r="889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4207" cy="3529219"/>
                    </a:xfrm>
                    <a:prstGeom prst="rect">
                      <a:avLst/>
                    </a:prstGeom>
                    <a:noFill/>
                    <a:ln>
                      <a:noFill/>
                    </a:ln>
                  </pic:spPr>
                </pic:pic>
              </a:graphicData>
            </a:graphic>
          </wp:inline>
        </w:drawing>
      </w:r>
    </w:p>
    <w:p w14:paraId="6333629D" w14:textId="77777777" w:rsidR="000D277C" w:rsidRPr="00F95FA8" w:rsidRDefault="00884FA0" w:rsidP="00F95FA8">
      <w:pPr>
        <w:pStyle w:val="Caption"/>
        <w:jc w:val="center"/>
        <w:rPr>
          <w:rFonts w:ascii="Times New Roman" w:hAnsi="Times New Roman" w:cs="Times New Roman"/>
          <w:color w:val="auto"/>
        </w:rPr>
      </w:pPr>
      <w:r w:rsidRPr="00F95FA8">
        <w:rPr>
          <w:rFonts w:ascii="Times New Roman" w:hAnsi="Times New Roman" w:cs="Times New Roman"/>
          <w:color w:val="auto"/>
        </w:rPr>
        <w:t xml:space="preserve">Figure </w:t>
      </w:r>
      <w:r w:rsidR="008E24A3" w:rsidRPr="00F95FA8">
        <w:rPr>
          <w:rFonts w:ascii="Times New Roman" w:hAnsi="Times New Roman" w:cs="Times New Roman"/>
          <w:color w:val="auto"/>
        </w:rPr>
        <w:t xml:space="preserve">1 </w:t>
      </w:r>
      <w:proofErr w:type="gramStart"/>
      <w:r w:rsidRPr="00F95FA8">
        <w:rPr>
          <w:rFonts w:ascii="Times New Roman" w:hAnsi="Times New Roman" w:cs="Times New Roman"/>
          <w:color w:val="auto"/>
        </w:rPr>
        <w:t>The</w:t>
      </w:r>
      <w:proofErr w:type="gramEnd"/>
      <w:r w:rsidRPr="00F95FA8">
        <w:rPr>
          <w:rFonts w:ascii="Times New Roman" w:hAnsi="Times New Roman" w:cs="Times New Roman"/>
          <w:color w:val="auto"/>
        </w:rPr>
        <w:t xml:space="preserve"> ‘city’ route used to test urban driving for the Volt and </w:t>
      </w:r>
      <w:r w:rsidR="00D35687">
        <w:rPr>
          <w:rFonts w:ascii="Times New Roman" w:hAnsi="Times New Roman" w:cs="Times New Roman"/>
          <w:color w:val="auto"/>
        </w:rPr>
        <w:t xml:space="preserve">REV </w:t>
      </w:r>
      <w:r w:rsidRPr="00F95FA8">
        <w:rPr>
          <w:rFonts w:ascii="Times New Roman" w:hAnsi="Times New Roman" w:cs="Times New Roman"/>
          <w:color w:val="auto"/>
        </w:rPr>
        <w:t>Eco</w:t>
      </w:r>
      <w:r w:rsidR="00BF75ED" w:rsidRPr="00F95FA8">
        <w:rPr>
          <w:rFonts w:ascii="Times New Roman" w:hAnsi="Times New Roman" w:cs="Times New Roman"/>
          <w:color w:val="auto"/>
        </w:rPr>
        <w:t xml:space="preserve"> (Google Maps, 2014)</w:t>
      </w:r>
    </w:p>
    <w:p w14:paraId="455B0391" w14:textId="77777777" w:rsidR="000D277C" w:rsidRPr="00F95FA8" w:rsidRDefault="000D277C" w:rsidP="00985D47">
      <w:pPr>
        <w:widowControl w:val="0"/>
        <w:autoSpaceDE w:val="0"/>
        <w:autoSpaceDN w:val="0"/>
        <w:adjustRightInd w:val="0"/>
        <w:jc w:val="both"/>
        <w:rPr>
          <w:rFonts w:ascii="Times New Roman" w:hAnsi="Times New Roman" w:cs="Times New Roman"/>
        </w:rPr>
      </w:pPr>
    </w:p>
    <w:p w14:paraId="4FA4A60B" w14:textId="77777777" w:rsidR="00884FA0" w:rsidRPr="00F95FA8" w:rsidRDefault="00E525BC" w:rsidP="00F95FA8">
      <w:pPr>
        <w:keepNext/>
        <w:widowControl w:val="0"/>
        <w:autoSpaceDE w:val="0"/>
        <w:autoSpaceDN w:val="0"/>
        <w:adjustRightInd w:val="0"/>
        <w:jc w:val="center"/>
        <w:rPr>
          <w:rFonts w:ascii="Times New Roman" w:hAnsi="Times New Roman" w:cs="Times New Roman"/>
        </w:rPr>
      </w:pPr>
      <w:r w:rsidRPr="00F95FA8">
        <w:rPr>
          <w:rFonts w:ascii="Times New Roman" w:hAnsi="Times New Roman" w:cs="Times New Roman"/>
          <w:noProof/>
        </w:rPr>
        <w:drawing>
          <wp:inline distT="0" distB="0" distL="0" distR="0" wp14:anchorId="26844F8B" wp14:editId="3CEC41DE">
            <wp:extent cx="2133600" cy="331433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4954" r="33945"/>
                    <a:stretch/>
                  </pic:blipFill>
                  <pic:spPr bwMode="auto">
                    <a:xfrm>
                      <a:off x="0" y="0"/>
                      <a:ext cx="2131872" cy="3311649"/>
                    </a:xfrm>
                    <a:prstGeom prst="rect">
                      <a:avLst/>
                    </a:prstGeom>
                    <a:noFill/>
                    <a:ln>
                      <a:noFill/>
                    </a:ln>
                    <a:extLst>
                      <a:ext uri="{53640926-AAD7-44d8-BBD7-CCE9431645EC}">
                        <a14:shadowObscured xmlns:a14="http://schemas.microsoft.com/office/drawing/2010/main"/>
                      </a:ext>
                    </a:extLst>
                  </pic:spPr>
                </pic:pic>
              </a:graphicData>
            </a:graphic>
          </wp:inline>
        </w:drawing>
      </w:r>
    </w:p>
    <w:p w14:paraId="7A82E210" w14:textId="77777777" w:rsidR="00E525BC" w:rsidRPr="00F95FA8" w:rsidRDefault="00884FA0" w:rsidP="00F95FA8">
      <w:pPr>
        <w:pStyle w:val="Caption"/>
        <w:jc w:val="center"/>
        <w:rPr>
          <w:rFonts w:ascii="Times New Roman" w:hAnsi="Times New Roman" w:cs="Times New Roman"/>
          <w:color w:val="auto"/>
        </w:rPr>
      </w:pPr>
      <w:r w:rsidRPr="00F95FA8">
        <w:rPr>
          <w:rFonts w:ascii="Times New Roman" w:hAnsi="Times New Roman" w:cs="Times New Roman"/>
          <w:color w:val="auto"/>
        </w:rPr>
        <w:t xml:space="preserve">Figure </w:t>
      </w:r>
      <w:r w:rsidR="008E24A3" w:rsidRPr="00F95FA8">
        <w:rPr>
          <w:rFonts w:ascii="Times New Roman" w:hAnsi="Times New Roman" w:cs="Times New Roman"/>
          <w:color w:val="auto"/>
        </w:rPr>
        <w:t xml:space="preserve">2 </w:t>
      </w:r>
      <w:proofErr w:type="gramStart"/>
      <w:r w:rsidRPr="00F95FA8">
        <w:rPr>
          <w:rFonts w:ascii="Times New Roman" w:hAnsi="Times New Roman" w:cs="Times New Roman"/>
          <w:color w:val="auto"/>
        </w:rPr>
        <w:t>The</w:t>
      </w:r>
      <w:proofErr w:type="gramEnd"/>
      <w:r w:rsidRPr="00F95FA8">
        <w:rPr>
          <w:rFonts w:ascii="Times New Roman" w:hAnsi="Times New Roman" w:cs="Times New Roman"/>
          <w:color w:val="auto"/>
        </w:rPr>
        <w:t xml:space="preserve"> ‘highway’ route used </w:t>
      </w:r>
      <w:r w:rsidR="008E24A3" w:rsidRPr="00F95FA8">
        <w:rPr>
          <w:rFonts w:ascii="Times New Roman" w:hAnsi="Times New Roman" w:cs="Times New Roman"/>
          <w:color w:val="auto"/>
        </w:rPr>
        <w:t>to</w:t>
      </w:r>
      <w:r w:rsidRPr="00F95FA8">
        <w:rPr>
          <w:rFonts w:ascii="Times New Roman" w:hAnsi="Times New Roman" w:cs="Times New Roman"/>
          <w:color w:val="auto"/>
        </w:rPr>
        <w:t xml:space="preserve"> test</w:t>
      </w:r>
      <w:r w:rsidR="008E24A3" w:rsidRPr="00F95FA8">
        <w:rPr>
          <w:rFonts w:ascii="Times New Roman" w:hAnsi="Times New Roman" w:cs="Times New Roman"/>
          <w:color w:val="auto"/>
        </w:rPr>
        <w:t xml:space="preserve"> </w:t>
      </w:r>
      <w:r w:rsidRPr="00F95FA8">
        <w:rPr>
          <w:rFonts w:ascii="Times New Roman" w:hAnsi="Times New Roman" w:cs="Times New Roman"/>
          <w:color w:val="auto"/>
        </w:rPr>
        <w:t xml:space="preserve">the Volt and </w:t>
      </w:r>
      <w:r w:rsidR="00D35687">
        <w:rPr>
          <w:rFonts w:ascii="Times New Roman" w:hAnsi="Times New Roman" w:cs="Times New Roman"/>
          <w:color w:val="auto"/>
        </w:rPr>
        <w:t xml:space="preserve">REV </w:t>
      </w:r>
      <w:r w:rsidRPr="00F95FA8">
        <w:rPr>
          <w:rFonts w:ascii="Times New Roman" w:hAnsi="Times New Roman" w:cs="Times New Roman"/>
          <w:color w:val="auto"/>
        </w:rPr>
        <w:t>Eco</w:t>
      </w:r>
      <w:r w:rsidR="00BF75ED" w:rsidRPr="00F95FA8">
        <w:rPr>
          <w:rFonts w:ascii="Times New Roman" w:hAnsi="Times New Roman" w:cs="Times New Roman"/>
          <w:color w:val="auto"/>
        </w:rPr>
        <w:t xml:space="preserve"> (Google Maps, 2014)</w:t>
      </w:r>
    </w:p>
    <w:p w14:paraId="0A277980" w14:textId="77777777" w:rsidR="00E46022" w:rsidRPr="00F95FA8" w:rsidRDefault="00E46022" w:rsidP="00E46022">
      <w:pPr>
        <w:rPr>
          <w:rFonts w:ascii="Times New Roman" w:hAnsi="Times New Roman" w:cs="Times New Roman"/>
        </w:rPr>
      </w:pPr>
    </w:p>
    <w:p w14:paraId="276CD661" w14:textId="77777777" w:rsidR="00E46022" w:rsidRPr="00F95FA8" w:rsidRDefault="00E46022" w:rsidP="00E46022">
      <w:pPr>
        <w:pStyle w:val="Heading2"/>
        <w:rPr>
          <w:rFonts w:ascii="Times New Roman" w:eastAsiaTheme="minorEastAsia" w:hAnsi="Times New Roman" w:cs="Times New Roman"/>
          <w:bCs w:val="0"/>
          <w:i/>
          <w:color w:val="auto"/>
          <w:sz w:val="24"/>
          <w:szCs w:val="24"/>
        </w:rPr>
      </w:pPr>
      <w:r w:rsidRPr="00F95FA8">
        <w:rPr>
          <w:rFonts w:ascii="Times New Roman" w:eastAsiaTheme="minorEastAsia" w:hAnsi="Times New Roman" w:cs="Times New Roman"/>
          <w:bCs w:val="0"/>
          <w:i/>
          <w:color w:val="auto"/>
          <w:sz w:val="24"/>
          <w:szCs w:val="24"/>
        </w:rPr>
        <w:t>Assessment 2</w:t>
      </w:r>
      <w:r w:rsidR="008E24A3" w:rsidRPr="00F95FA8">
        <w:rPr>
          <w:rFonts w:ascii="Times New Roman" w:eastAsiaTheme="minorEastAsia" w:hAnsi="Times New Roman" w:cs="Times New Roman"/>
          <w:bCs w:val="0"/>
          <w:i/>
          <w:color w:val="auto"/>
          <w:sz w:val="24"/>
          <w:szCs w:val="24"/>
        </w:rPr>
        <w:t xml:space="preserve"> Method</w:t>
      </w:r>
      <w:r w:rsidRPr="00F95FA8">
        <w:rPr>
          <w:rFonts w:ascii="Times New Roman" w:eastAsiaTheme="minorEastAsia" w:hAnsi="Times New Roman" w:cs="Times New Roman"/>
          <w:bCs w:val="0"/>
          <w:i/>
          <w:color w:val="auto"/>
          <w:sz w:val="24"/>
          <w:szCs w:val="24"/>
        </w:rPr>
        <w:t xml:space="preserve">: Performance </w:t>
      </w:r>
      <w:r w:rsidR="008E24A3" w:rsidRPr="00F95FA8">
        <w:rPr>
          <w:rFonts w:ascii="Times New Roman" w:eastAsiaTheme="minorEastAsia" w:hAnsi="Times New Roman" w:cs="Times New Roman"/>
          <w:bCs w:val="0"/>
          <w:i/>
          <w:color w:val="auto"/>
          <w:sz w:val="24"/>
          <w:szCs w:val="24"/>
        </w:rPr>
        <w:t xml:space="preserve">and Range </w:t>
      </w:r>
      <w:r w:rsidRPr="00F95FA8">
        <w:rPr>
          <w:rFonts w:ascii="Times New Roman" w:eastAsiaTheme="minorEastAsia" w:hAnsi="Times New Roman" w:cs="Times New Roman"/>
          <w:bCs w:val="0"/>
          <w:i/>
          <w:color w:val="auto"/>
          <w:sz w:val="24"/>
          <w:szCs w:val="24"/>
        </w:rPr>
        <w:t>Analysis of the Volt</w:t>
      </w:r>
    </w:p>
    <w:p w14:paraId="15690788" w14:textId="77777777" w:rsidR="009C2B89" w:rsidRDefault="009C2B89" w:rsidP="00E471FF">
      <w:pPr>
        <w:ind w:firstLine="720"/>
        <w:jc w:val="both"/>
        <w:rPr>
          <w:rFonts w:ascii="Times New Roman" w:hAnsi="Times New Roman" w:cs="Times New Roman"/>
        </w:rPr>
      </w:pPr>
    </w:p>
    <w:p w14:paraId="79529A09" w14:textId="77777777" w:rsidR="003369D6" w:rsidRDefault="00E46022" w:rsidP="00F95FA8">
      <w:pPr>
        <w:ind w:firstLine="720"/>
        <w:jc w:val="both"/>
        <w:rPr>
          <w:rFonts w:ascii="Times New Roman" w:hAnsi="Times New Roman" w:cs="Times New Roman"/>
        </w:rPr>
      </w:pPr>
      <w:r w:rsidRPr="00F95FA8">
        <w:rPr>
          <w:rFonts w:ascii="Times New Roman" w:hAnsi="Times New Roman" w:cs="Times New Roman"/>
        </w:rPr>
        <w:t xml:space="preserve">The </w:t>
      </w:r>
      <w:r w:rsidR="00557163">
        <w:rPr>
          <w:rFonts w:ascii="Times New Roman" w:hAnsi="Times New Roman" w:cs="Times New Roman"/>
        </w:rPr>
        <w:t>o</w:t>
      </w:r>
      <w:r w:rsidRPr="00F95FA8">
        <w:rPr>
          <w:rFonts w:ascii="Times New Roman" w:hAnsi="Times New Roman" w:cs="Times New Roman"/>
        </w:rPr>
        <w:t xml:space="preserve">bjective of </w:t>
      </w:r>
      <w:r w:rsidR="00D31A32">
        <w:rPr>
          <w:rFonts w:ascii="Times New Roman" w:hAnsi="Times New Roman" w:cs="Times New Roman"/>
        </w:rPr>
        <w:t>A</w:t>
      </w:r>
      <w:r w:rsidRPr="00F95FA8">
        <w:rPr>
          <w:rFonts w:ascii="Times New Roman" w:hAnsi="Times New Roman" w:cs="Times New Roman"/>
        </w:rPr>
        <w:t xml:space="preserve">ssessment 2 was to </w:t>
      </w:r>
      <w:proofErr w:type="spellStart"/>
      <w:r w:rsidRPr="00F95FA8">
        <w:rPr>
          <w:rFonts w:ascii="Times New Roman" w:hAnsi="Times New Roman" w:cs="Times New Roman"/>
        </w:rPr>
        <w:t>analyse</w:t>
      </w:r>
      <w:proofErr w:type="spellEnd"/>
      <w:r w:rsidRPr="00F95FA8">
        <w:rPr>
          <w:rFonts w:ascii="Times New Roman" w:hAnsi="Times New Roman" w:cs="Times New Roman"/>
        </w:rPr>
        <w:t xml:space="preserve"> differences </w:t>
      </w:r>
      <w:r w:rsidR="00D31A32">
        <w:rPr>
          <w:rFonts w:ascii="Times New Roman" w:hAnsi="Times New Roman" w:cs="Times New Roman"/>
        </w:rPr>
        <w:t>between</w:t>
      </w:r>
      <w:r w:rsidRPr="00F95FA8">
        <w:rPr>
          <w:rFonts w:ascii="Times New Roman" w:hAnsi="Times New Roman" w:cs="Times New Roman"/>
        </w:rPr>
        <w:t xml:space="preserve"> </w:t>
      </w:r>
      <w:r w:rsidR="00CB7BAD">
        <w:rPr>
          <w:rFonts w:ascii="Times New Roman" w:hAnsi="Times New Roman" w:cs="Times New Roman"/>
        </w:rPr>
        <w:t xml:space="preserve">vehicle </w:t>
      </w:r>
      <w:r w:rsidRPr="00F95FA8">
        <w:rPr>
          <w:rFonts w:ascii="Times New Roman" w:hAnsi="Times New Roman" w:cs="Times New Roman"/>
        </w:rPr>
        <w:t>drivers and routes</w:t>
      </w:r>
      <w:r w:rsidR="00CB7BAD">
        <w:rPr>
          <w:rFonts w:ascii="Times New Roman" w:hAnsi="Times New Roman" w:cs="Times New Roman"/>
        </w:rPr>
        <w:t xml:space="preserve"> on </w:t>
      </w:r>
      <w:r w:rsidR="00557163">
        <w:rPr>
          <w:rFonts w:ascii="Times New Roman" w:hAnsi="Times New Roman" w:cs="Times New Roman"/>
        </w:rPr>
        <w:t xml:space="preserve">test </w:t>
      </w:r>
      <w:r w:rsidR="00CB7BAD">
        <w:rPr>
          <w:rFonts w:ascii="Times New Roman" w:hAnsi="Times New Roman" w:cs="Times New Roman"/>
        </w:rPr>
        <w:t>results</w:t>
      </w:r>
      <w:r w:rsidRPr="00F95FA8">
        <w:rPr>
          <w:rFonts w:ascii="Times New Roman" w:hAnsi="Times New Roman" w:cs="Times New Roman"/>
        </w:rPr>
        <w:t xml:space="preserve">. </w:t>
      </w:r>
      <w:r w:rsidR="00D31A32">
        <w:rPr>
          <w:rFonts w:ascii="Times New Roman" w:hAnsi="Times New Roman" w:cs="Times New Roman"/>
        </w:rPr>
        <w:t xml:space="preserve">All </w:t>
      </w:r>
      <w:r w:rsidRPr="00F95FA8">
        <w:rPr>
          <w:rFonts w:ascii="Times New Roman" w:hAnsi="Times New Roman" w:cs="Times New Roman"/>
        </w:rPr>
        <w:t xml:space="preserve">test criteria </w:t>
      </w:r>
      <w:r w:rsidR="00D31A32">
        <w:rPr>
          <w:rFonts w:ascii="Times New Roman" w:hAnsi="Times New Roman" w:cs="Times New Roman"/>
        </w:rPr>
        <w:t xml:space="preserve">for Assessment 2 </w:t>
      </w:r>
      <w:r w:rsidR="00CB7BAD">
        <w:rPr>
          <w:rFonts w:ascii="Times New Roman" w:hAnsi="Times New Roman" w:cs="Times New Roman"/>
        </w:rPr>
        <w:t xml:space="preserve">with the Volt </w:t>
      </w:r>
      <w:r w:rsidR="00D31A32">
        <w:rPr>
          <w:rFonts w:ascii="Times New Roman" w:hAnsi="Times New Roman" w:cs="Times New Roman"/>
        </w:rPr>
        <w:t xml:space="preserve">were </w:t>
      </w:r>
      <w:r w:rsidR="00D31A32">
        <w:rPr>
          <w:rFonts w:ascii="Times New Roman" w:hAnsi="Times New Roman" w:cs="Times New Roman"/>
        </w:rPr>
        <w:lastRenderedPageBreak/>
        <w:t>identical to A</w:t>
      </w:r>
      <w:r w:rsidRPr="00F95FA8">
        <w:rPr>
          <w:rFonts w:ascii="Times New Roman" w:hAnsi="Times New Roman" w:cs="Times New Roman"/>
        </w:rPr>
        <w:t>ssessment 1</w:t>
      </w:r>
      <w:r w:rsidR="00D31A32">
        <w:rPr>
          <w:rFonts w:ascii="Times New Roman" w:hAnsi="Times New Roman" w:cs="Times New Roman"/>
        </w:rPr>
        <w:t xml:space="preserve">, and </w:t>
      </w:r>
      <w:r w:rsidRPr="00F95FA8">
        <w:rPr>
          <w:rFonts w:ascii="Times New Roman" w:hAnsi="Times New Roman" w:cs="Times New Roman"/>
        </w:rPr>
        <w:t xml:space="preserve">Table 2 shows the </w:t>
      </w:r>
      <w:r w:rsidR="00CB7BAD">
        <w:rPr>
          <w:rFonts w:ascii="Times New Roman" w:hAnsi="Times New Roman" w:cs="Times New Roman"/>
        </w:rPr>
        <w:t xml:space="preserve">test </w:t>
      </w:r>
      <w:r w:rsidRPr="00F95FA8">
        <w:rPr>
          <w:rFonts w:ascii="Times New Roman" w:hAnsi="Times New Roman" w:cs="Times New Roman"/>
        </w:rPr>
        <w:t xml:space="preserve">matrix for </w:t>
      </w:r>
      <w:r w:rsidR="00D31A32">
        <w:rPr>
          <w:rFonts w:ascii="Times New Roman" w:hAnsi="Times New Roman" w:cs="Times New Roman"/>
        </w:rPr>
        <w:t>A</w:t>
      </w:r>
      <w:r w:rsidR="00E471FF" w:rsidRPr="00F95FA8">
        <w:rPr>
          <w:rFonts w:ascii="Times New Roman" w:hAnsi="Times New Roman" w:cs="Times New Roman"/>
        </w:rPr>
        <w:t>ssessment 2</w:t>
      </w:r>
      <w:r w:rsidR="00CB7BAD">
        <w:rPr>
          <w:rFonts w:ascii="Times New Roman" w:hAnsi="Times New Roman" w:cs="Times New Roman"/>
        </w:rPr>
        <w:t>, undertaken</w:t>
      </w:r>
      <w:commentRangeStart w:id="11"/>
      <w:commentRangeStart w:id="12"/>
      <w:r w:rsidR="00E471FF" w:rsidRPr="00F95FA8">
        <w:rPr>
          <w:rFonts w:ascii="Times New Roman" w:hAnsi="Times New Roman" w:cs="Times New Roman"/>
        </w:rPr>
        <w:t xml:space="preserve"> </w:t>
      </w:r>
      <w:r w:rsidR="00CB7BAD">
        <w:rPr>
          <w:rFonts w:ascii="Times New Roman" w:hAnsi="Times New Roman" w:cs="Times New Roman"/>
        </w:rPr>
        <w:t>in s</w:t>
      </w:r>
      <w:r w:rsidR="00E471FF" w:rsidRPr="00F95FA8">
        <w:rPr>
          <w:rFonts w:ascii="Times New Roman" w:hAnsi="Times New Roman" w:cs="Times New Roman"/>
        </w:rPr>
        <w:t xml:space="preserve">ummer with </w:t>
      </w:r>
      <w:commentRangeEnd w:id="11"/>
      <w:r w:rsidR="00E471FF" w:rsidRPr="00F95FA8">
        <w:rPr>
          <w:rStyle w:val="CommentReference"/>
          <w:rFonts w:ascii="Times New Roman" w:hAnsi="Times New Roman" w:cs="Times New Roman"/>
        </w:rPr>
        <w:commentReference w:id="11"/>
      </w:r>
      <w:commentRangeEnd w:id="12"/>
      <w:r w:rsidR="00A27FA2">
        <w:rPr>
          <w:rStyle w:val="CommentReference"/>
        </w:rPr>
        <w:commentReference w:id="12"/>
      </w:r>
      <w:r w:rsidR="00E471FF" w:rsidRPr="00F95FA8">
        <w:rPr>
          <w:rFonts w:ascii="Times New Roman" w:hAnsi="Times New Roman" w:cs="Times New Roman"/>
        </w:rPr>
        <w:t xml:space="preserve">the A/C on ECO mode </w:t>
      </w:r>
      <w:r w:rsidR="00CB7BAD">
        <w:rPr>
          <w:rFonts w:ascii="Times New Roman" w:hAnsi="Times New Roman" w:cs="Times New Roman"/>
        </w:rPr>
        <w:t xml:space="preserve">and </w:t>
      </w:r>
      <w:r w:rsidR="00E54B74">
        <w:rPr>
          <w:rFonts w:ascii="Times New Roman" w:hAnsi="Times New Roman" w:cs="Times New Roman"/>
        </w:rPr>
        <w:t xml:space="preserve">a </w:t>
      </w:r>
      <w:r w:rsidR="00E471FF" w:rsidRPr="00F95FA8">
        <w:rPr>
          <w:rFonts w:ascii="Times New Roman" w:hAnsi="Times New Roman" w:cs="Times New Roman"/>
        </w:rPr>
        <w:t xml:space="preserve">cabin temperature set </w:t>
      </w:r>
      <w:r w:rsidR="00E54B74">
        <w:rPr>
          <w:rFonts w:ascii="Times New Roman" w:hAnsi="Times New Roman" w:cs="Times New Roman"/>
        </w:rPr>
        <w:t>at</w:t>
      </w:r>
      <w:r w:rsidR="00E471FF" w:rsidRPr="00F95FA8">
        <w:rPr>
          <w:rFonts w:ascii="Times New Roman" w:hAnsi="Times New Roman" w:cs="Times New Roman"/>
        </w:rPr>
        <w:t xml:space="preserve"> 22 degrees Celsius </w:t>
      </w:r>
      <w:r w:rsidR="00D31A32">
        <w:rPr>
          <w:rFonts w:ascii="Times New Roman" w:hAnsi="Times New Roman" w:cs="Times New Roman"/>
        </w:rPr>
        <w:t xml:space="preserve">with the </w:t>
      </w:r>
      <w:r w:rsidR="00E471FF" w:rsidRPr="00F95FA8">
        <w:rPr>
          <w:rFonts w:ascii="Times New Roman" w:hAnsi="Times New Roman" w:cs="Times New Roman"/>
        </w:rPr>
        <w:t>radio on</w:t>
      </w:r>
      <w:r w:rsidR="00E54B74">
        <w:rPr>
          <w:rFonts w:ascii="Times New Roman" w:hAnsi="Times New Roman" w:cs="Times New Roman"/>
        </w:rPr>
        <w:t>. The</w:t>
      </w:r>
      <w:r w:rsidR="00E471FF" w:rsidRPr="00F95FA8">
        <w:rPr>
          <w:rFonts w:ascii="Times New Roman" w:hAnsi="Times New Roman" w:cs="Times New Roman"/>
        </w:rPr>
        <w:t xml:space="preserve"> tests with the A/C off involved the front windows being half opened</w:t>
      </w:r>
      <w:r w:rsidR="00E54B74">
        <w:rPr>
          <w:rFonts w:ascii="Times New Roman" w:hAnsi="Times New Roman" w:cs="Times New Roman"/>
        </w:rPr>
        <w:t xml:space="preserve"> and w</w:t>
      </w:r>
      <w:r w:rsidR="00E471FF" w:rsidRPr="00F95FA8">
        <w:rPr>
          <w:rFonts w:ascii="Times New Roman" w:hAnsi="Times New Roman" w:cs="Times New Roman"/>
        </w:rPr>
        <w:t>ith the radio off. Two comparable routes were selected for testing the ro</w:t>
      </w:r>
      <w:r w:rsidR="00A70EFD">
        <w:rPr>
          <w:rFonts w:ascii="Times New Roman" w:hAnsi="Times New Roman" w:cs="Times New Roman"/>
        </w:rPr>
        <w:t xml:space="preserve">ad performance of the Volt for </w:t>
      </w:r>
      <w:r w:rsidR="00D31A32">
        <w:rPr>
          <w:rFonts w:ascii="Times New Roman" w:hAnsi="Times New Roman" w:cs="Times New Roman"/>
        </w:rPr>
        <w:t>A</w:t>
      </w:r>
      <w:r w:rsidR="00E471FF" w:rsidRPr="00F95FA8">
        <w:rPr>
          <w:rFonts w:ascii="Times New Roman" w:hAnsi="Times New Roman" w:cs="Times New Roman"/>
        </w:rPr>
        <w:t>ssessment 2; a ‘city’ route length of 28.3 km with varying traffic congestion, traffic lights, topography, passengers, and speeds (between 40km/h to 70km/h)</w:t>
      </w:r>
      <w:r w:rsidR="00D31A32">
        <w:rPr>
          <w:rFonts w:ascii="Times New Roman" w:hAnsi="Times New Roman" w:cs="Times New Roman"/>
        </w:rPr>
        <w:t>, shown in Figure 5</w:t>
      </w:r>
      <w:r w:rsidR="00E54B74">
        <w:rPr>
          <w:rFonts w:ascii="Times New Roman" w:hAnsi="Times New Roman" w:cs="Times New Roman"/>
        </w:rPr>
        <w:t xml:space="preserve">. This route </w:t>
      </w:r>
      <w:r w:rsidR="00E471FF" w:rsidRPr="00F95FA8">
        <w:rPr>
          <w:rFonts w:ascii="Times New Roman" w:hAnsi="Times New Roman" w:cs="Times New Roman"/>
        </w:rPr>
        <w:t xml:space="preserve">was representative of the average daily distance travelled by most passenger cars in Perth, based on 90% of passenger cars </w:t>
      </w:r>
      <w:r w:rsidR="00D31A32">
        <w:rPr>
          <w:rFonts w:ascii="Times New Roman" w:hAnsi="Times New Roman" w:cs="Times New Roman"/>
        </w:rPr>
        <w:t xml:space="preserve">that </w:t>
      </w:r>
      <w:r w:rsidR="00E471FF" w:rsidRPr="00F95FA8">
        <w:rPr>
          <w:rFonts w:ascii="Times New Roman" w:hAnsi="Times New Roman" w:cs="Times New Roman"/>
        </w:rPr>
        <w:t xml:space="preserve">travel 10,648km per year (ABS, 2012). The ‘highway’ driving route was 30.7km at speeds of predominantly 100 km/h (Figure 6). An iPhone application (BMW Power Meter, 2014) was used to test the Volt acceleration in both </w:t>
      </w:r>
      <w:r w:rsidR="009808C8">
        <w:rPr>
          <w:rFonts w:ascii="Times New Roman" w:hAnsi="Times New Roman" w:cs="Times New Roman"/>
        </w:rPr>
        <w:t>D</w:t>
      </w:r>
      <w:r w:rsidR="00E471FF" w:rsidRPr="00F95FA8">
        <w:rPr>
          <w:rFonts w:ascii="Times New Roman" w:hAnsi="Times New Roman" w:cs="Times New Roman"/>
        </w:rPr>
        <w:t xml:space="preserve"> and ‘Sports’ modes</w:t>
      </w:r>
      <w:r w:rsidR="00CB7BAD">
        <w:rPr>
          <w:rFonts w:ascii="Times New Roman" w:hAnsi="Times New Roman" w:cs="Times New Roman"/>
        </w:rPr>
        <w:t xml:space="preserve"> from </w:t>
      </w:r>
      <w:r w:rsidR="00E471FF" w:rsidRPr="00F95FA8">
        <w:rPr>
          <w:rFonts w:ascii="Times New Roman" w:hAnsi="Times New Roman" w:cs="Times New Roman"/>
        </w:rPr>
        <w:t xml:space="preserve">0-50km/h to </w:t>
      </w:r>
      <w:r w:rsidR="006A7841">
        <w:rPr>
          <w:rFonts w:ascii="Times New Roman" w:hAnsi="Times New Roman" w:cs="Times New Roman"/>
        </w:rPr>
        <w:t xml:space="preserve">determine </w:t>
      </w:r>
      <w:r w:rsidR="00CB7BAD">
        <w:rPr>
          <w:rFonts w:ascii="Times New Roman" w:hAnsi="Times New Roman" w:cs="Times New Roman"/>
        </w:rPr>
        <w:t xml:space="preserve">maximum </w:t>
      </w:r>
      <w:r w:rsidR="00E471FF" w:rsidRPr="00F95FA8">
        <w:rPr>
          <w:rFonts w:ascii="Times New Roman" w:hAnsi="Times New Roman" w:cs="Times New Roman"/>
        </w:rPr>
        <w:t xml:space="preserve">acceleration </w:t>
      </w:r>
      <w:r w:rsidR="006A7841">
        <w:rPr>
          <w:rFonts w:ascii="Times New Roman" w:hAnsi="Times New Roman" w:cs="Times New Roman"/>
        </w:rPr>
        <w:t>differences between</w:t>
      </w:r>
      <w:r w:rsidR="00E471FF" w:rsidRPr="00F95FA8">
        <w:rPr>
          <w:rFonts w:ascii="Times New Roman" w:hAnsi="Times New Roman" w:cs="Times New Roman"/>
        </w:rPr>
        <w:t xml:space="preserve"> the two modes. Assessment 2</w:t>
      </w:r>
      <w:r w:rsidR="00F465F7">
        <w:rPr>
          <w:rFonts w:ascii="Times New Roman" w:hAnsi="Times New Roman" w:cs="Times New Roman"/>
        </w:rPr>
        <w:t xml:space="preserve"> </w:t>
      </w:r>
      <w:r w:rsidR="00E471FF" w:rsidRPr="00F95FA8">
        <w:rPr>
          <w:rFonts w:ascii="Times New Roman" w:hAnsi="Times New Roman" w:cs="Times New Roman"/>
        </w:rPr>
        <w:t>also inc</w:t>
      </w:r>
      <w:r w:rsidR="00F465F7">
        <w:rPr>
          <w:rFonts w:ascii="Times New Roman" w:hAnsi="Times New Roman" w:cs="Times New Roman"/>
        </w:rPr>
        <w:t>orporated tests with three</w:t>
      </w:r>
      <w:r w:rsidR="00E471FF" w:rsidRPr="00F95FA8">
        <w:rPr>
          <w:rFonts w:ascii="Times New Roman" w:hAnsi="Times New Roman" w:cs="Times New Roman"/>
        </w:rPr>
        <w:t xml:space="preserve"> passengers (total combined weight of 180kg</w:t>
      </w:r>
      <w:r w:rsidR="00A70EFD">
        <w:rPr>
          <w:rFonts w:ascii="Times New Roman" w:hAnsi="Times New Roman" w:cs="Times New Roman"/>
        </w:rPr>
        <w:t>)</w:t>
      </w:r>
      <w:r w:rsidR="00E471FF" w:rsidRPr="00F95FA8">
        <w:rPr>
          <w:rFonts w:ascii="Times New Roman" w:hAnsi="Times New Roman" w:cs="Times New Roman"/>
        </w:rPr>
        <w:t xml:space="preserve"> to compare EV performance under partial versus full </w:t>
      </w:r>
      <w:r w:rsidR="00F465F7">
        <w:rPr>
          <w:rFonts w:ascii="Times New Roman" w:hAnsi="Times New Roman" w:cs="Times New Roman"/>
        </w:rPr>
        <w:t xml:space="preserve">passenger </w:t>
      </w:r>
      <w:r w:rsidR="00E471FF" w:rsidRPr="00F95FA8">
        <w:rPr>
          <w:rFonts w:ascii="Times New Roman" w:hAnsi="Times New Roman" w:cs="Times New Roman"/>
        </w:rPr>
        <w:t xml:space="preserve">load. </w:t>
      </w:r>
      <w:r w:rsidR="00F6544A">
        <w:rPr>
          <w:rStyle w:val="CommentReference"/>
        </w:rPr>
        <w:commentReference w:id="13"/>
      </w:r>
      <w:r w:rsidR="003369D6">
        <w:rPr>
          <w:rFonts w:ascii="Times New Roman" w:hAnsi="Times New Roman" w:cs="Times New Roman"/>
        </w:rPr>
        <w:t xml:space="preserve">The final test was range testing the </w:t>
      </w:r>
      <w:r w:rsidR="003369D6" w:rsidRPr="00EB7C72">
        <w:rPr>
          <w:rFonts w:ascii="Times New Roman" w:hAnsi="Times New Roman" w:cs="Times New Roman"/>
        </w:rPr>
        <w:t xml:space="preserve">Volt </w:t>
      </w:r>
      <w:r w:rsidR="003369D6">
        <w:rPr>
          <w:rFonts w:ascii="Times New Roman" w:hAnsi="Times New Roman" w:cs="Times New Roman"/>
        </w:rPr>
        <w:t>as a</w:t>
      </w:r>
      <w:r w:rsidR="003369D6" w:rsidRPr="00EB7C72">
        <w:rPr>
          <w:rFonts w:ascii="Times New Roman" w:hAnsi="Times New Roman" w:cs="Times New Roman"/>
        </w:rPr>
        <w:t xml:space="preserve"> ‘long range’</w:t>
      </w:r>
      <w:r w:rsidR="003369D6">
        <w:rPr>
          <w:rFonts w:ascii="Times New Roman" w:hAnsi="Times New Roman" w:cs="Times New Roman"/>
        </w:rPr>
        <w:t>/</w:t>
      </w:r>
      <w:r w:rsidR="003369D6" w:rsidRPr="00EB7C72">
        <w:rPr>
          <w:rFonts w:ascii="Times New Roman" w:hAnsi="Times New Roman" w:cs="Times New Roman"/>
        </w:rPr>
        <w:t xml:space="preserve">‘extended range’ </w:t>
      </w:r>
      <w:r w:rsidR="003369D6">
        <w:rPr>
          <w:rFonts w:ascii="Times New Roman" w:hAnsi="Times New Roman" w:cs="Times New Roman"/>
        </w:rPr>
        <w:t xml:space="preserve">vehicle. Chrysler state the Volt is able to </w:t>
      </w:r>
      <w:r w:rsidR="003369D6" w:rsidRPr="00EB7C72">
        <w:rPr>
          <w:rFonts w:ascii="Times New Roman" w:hAnsi="Times New Roman" w:cs="Times New Roman"/>
        </w:rPr>
        <w:t>drive petrol free up to 87km on a fully charged battery</w:t>
      </w:r>
      <w:r w:rsidR="003369D6">
        <w:rPr>
          <w:rFonts w:ascii="Times New Roman" w:hAnsi="Times New Roman" w:cs="Times New Roman"/>
        </w:rPr>
        <w:t xml:space="preserve"> before s</w:t>
      </w:r>
      <w:r w:rsidR="003369D6" w:rsidRPr="00EB7C72">
        <w:rPr>
          <w:rFonts w:ascii="Times New Roman" w:hAnsi="Times New Roman" w:cs="Times New Roman"/>
        </w:rPr>
        <w:t>witching over to the petrol engine</w:t>
      </w:r>
      <w:r w:rsidR="003369D6">
        <w:rPr>
          <w:rFonts w:ascii="Times New Roman" w:hAnsi="Times New Roman" w:cs="Times New Roman"/>
        </w:rPr>
        <w:t xml:space="preserve"> under ideal conditions</w:t>
      </w:r>
      <w:r w:rsidR="003369D6" w:rsidRPr="00EB7C72">
        <w:rPr>
          <w:rFonts w:ascii="Times New Roman" w:hAnsi="Times New Roman" w:cs="Times New Roman"/>
        </w:rPr>
        <w:t xml:space="preserve">. </w:t>
      </w:r>
      <w:r w:rsidR="003369D6">
        <w:rPr>
          <w:rFonts w:ascii="Times New Roman" w:hAnsi="Times New Roman" w:cs="Times New Roman"/>
        </w:rPr>
        <w:t>The test was undertaken under non-peak real-world (non-ideal) driving conditions with</w:t>
      </w:r>
      <w:r w:rsidR="003369D6" w:rsidRPr="00EB7C72">
        <w:rPr>
          <w:rFonts w:ascii="Times New Roman" w:hAnsi="Times New Roman" w:cs="Times New Roman"/>
        </w:rPr>
        <w:t xml:space="preserve"> performance values expected </w:t>
      </w:r>
      <w:r w:rsidR="003369D6">
        <w:rPr>
          <w:rFonts w:ascii="Times New Roman" w:hAnsi="Times New Roman" w:cs="Times New Roman"/>
        </w:rPr>
        <w:t>to be slightly less, although not drastically different from the claims of Chrysler</w:t>
      </w:r>
      <w:r w:rsidR="003369D6" w:rsidRPr="00EB7C72">
        <w:rPr>
          <w:rFonts w:ascii="Times New Roman" w:hAnsi="Times New Roman" w:cs="Times New Roman"/>
        </w:rPr>
        <w:t>.</w:t>
      </w:r>
      <w:r w:rsidR="003369D6">
        <w:rPr>
          <w:rFonts w:ascii="Times New Roman" w:hAnsi="Times New Roman" w:cs="Times New Roman"/>
        </w:rPr>
        <w:t xml:space="preserve"> The Volt battery was fully charged (taking around 9 hours and 30 minutes) from a standard 240V grid connected EV charger at MU. The route started and finished at MU driving under both ‘city’ and ‘highway’ conditions with the midpoint slightly over 30km in </w:t>
      </w:r>
      <w:proofErr w:type="spellStart"/>
      <w:r w:rsidR="003369D6">
        <w:rPr>
          <w:rFonts w:ascii="Times New Roman" w:hAnsi="Times New Roman" w:cs="Times New Roman"/>
        </w:rPr>
        <w:t>Kalamunda</w:t>
      </w:r>
      <w:proofErr w:type="spellEnd"/>
      <w:r w:rsidR="003369D6">
        <w:rPr>
          <w:rFonts w:ascii="Times New Roman" w:hAnsi="Times New Roman" w:cs="Times New Roman"/>
        </w:rPr>
        <w:t xml:space="preserve"> near Perth, and a round trip totaling 76.6km using both battery power and the petrol engine to </w:t>
      </w:r>
      <w:r w:rsidR="002A3539">
        <w:rPr>
          <w:rFonts w:ascii="Times New Roman" w:hAnsi="Times New Roman" w:cs="Times New Roman"/>
        </w:rPr>
        <w:t>complete</w:t>
      </w:r>
      <w:r w:rsidR="003369D6">
        <w:rPr>
          <w:rFonts w:ascii="Times New Roman" w:hAnsi="Times New Roman" w:cs="Times New Roman"/>
        </w:rPr>
        <w:t xml:space="preserve"> the test</w:t>
      </w:r>
      <w:r w:rsidR="002A3539">
        <w:rPr>
          <w:rFonts w:ascii="Times New Roman" w:hAnsi="Times New Roman" w:cs="Times New Roman"/>
        </w:rPr>
        <w:t xml:space="preserve"> (Figure 7)</w:t>
      </w:r>
      <w:r w:rsidR="003369D6">
        <w:rPr>
          <w:rFonts w:ascii="Times New Roman" w:hAnsi="Times New Roman" w:cs="Times New Roman"/>
        </w:rPr>
        <w:t xml:space="preserve">. </w:t>
      </w:r>
      <w:commentRangeStart w:id="14"/>
      <w:proofErr w:type="gramStart"/>
      <w:r w:rsidR="003369D6">
        <w:rPr>
          <w:rFonts w:ascii="Times New Roman" w:hAnsi="Times New Roman" w:cs="Times New Roman"/>
        </w:rPr>
        <w:t>The test used X mode and only one driver with A/C Y and radio Z.</w:t>
      </w:r>
      <w:proofErr w:type="gramEnd"/>
      <w:r w:rsidR="003369D6">
        <w:rPr>
          <w:rFonts w:ascii="Times New Roman" w:hAnsi="Times New Roman" w:cs="Times New Roman"/>
        </w:rPr>
        <w:t xml:space="preserve">  </w:t>
      </w:r>
      <w:commentRangeEnd w:id="14"/>
      <w:r w:rsidR="003369D6">
        <w:rPr>
          <w:rStyle w:val="CommentReference"/>
        </w:rPr>
        <w:commentReference w:id="14"/>
      </w:r>
    </w:p>
    <w:p w14:paraId="70EC3CDC" w14:textId="77777777" w:rsidR="00E471FF" w:rsidRDefault="00E471FF" w:rsidP="00E471FF">
      <w:pPr>
        <w:ind w:firstLine="720"/>
        <w:jc w:val="both"/>
        <w:rPr>
          <w:rFonts w:ascii="Times New Roman" w:hAnsi="Times New Roman" w:cs="Times New Roman"/>
        </w:rPr>
      </w:pPr>
    </w:p>
    <w:p w14:paraId="31E7ABD9" w14:textId="77777777" w:rsidR="00E46022" w:rsidRPr="00F95FA8" w:rsidRDefault="00E46022" w:rsidP="00E46022">
      <w:pPr>
        <w:rPr>
          <w:rFonts w:ascii="Times New Roman" w:hAnsi="Times New Roman" w:cs="Times New Roman"/>
        </w:rPr>
      </w:pPr>
    </w:p>
    <w:p w14:paraId="1FB87B47" w14:textId="77777777" w:rsidR="00E46022" w:rsidRPr="00F95FA8" w:rsidRDefault="00E46022" w:rsidP="00E46022">
      <w:pPr>
        <w:pStyle w:val="Caption"/>
        <w:jc w:val="center"/>
        <w:rPr>
          <w:rFonts w:ascii="Times New Roman" w:hAnsi="Times New Roman" w:cs="Times New Roman"/>
          <w:color w:val="auto"/>
        </w:rPr>
      </w:pPr>
      <w:r w:rsidRPr="00F95FA8">
        <w:rPr>
          <w:rFonts w:ascii="Times New Roman" w:hAnsi="Times New Roman" w:cs="Times New Roman"/>
          <w:color w:val="auto"/>
        </w:rPr>
        <w:t xml:space="preserve">Table </w:t>
      </w:r>
      <w:r w:rsidR="00CD6C47">
        <w:rPr>
          <w:rFonts w:ascii="Times New Roman" w:hAnsi="Times New Roman" w:cs="Times New Roman"/>
          <w:color w:val="auto"/>
        </w:rPr>
        <w:t>2</w:t>
      </w:r>
      <w:r w:rsidRPr="00F95FA8">
        <w:rPr>
          <w:rFonts w:ascii="Times New Roman" w:hAnsi="Times New Roman" w:cs="Times New Roman"/>
          <w:color w:val="auto"/>
        </w:rPr>
        <w:t>: Testing criteria for the Volt</w:t>
      </w:r>
      <w:r w:rsidR="008E24A3" w:rsidRPr="00F95FA8">
        <w:rPr>
          <w:rFonts w:ascii="Times New Roman" w:hAnsi="Times New Roman" w:cs="Times New Roman"/>
          <w:color w:val="auto"/>
        </w:rPr>
        <w:t xml:space="preserve"> </w:t>
      </w:r>
      <w:r w:rsidR="00A70EFD">
        <w:rPr>
          <w:rFonts w:ascii="Times New Roman" w:hAnsi="Times New Roman" w:cs="Times New Roman"/>
          <w:color w:val="auto"/>
        </w:rPr>
        <w:t xml:space="preserve">for </w:t>
      </w:r>
      <w:r w:rsidR="00D31A32">
        <w:rPr>
          <w:rFonts w:ascii="Times New Roman" w:hAnsi="Times New Roman" w:cs="Times New Roman"/>
          <w:color w:val="auto"/>
        </w:rPr>
        <w:t>A</w:t>
      </w:r>
      <w:r w:rsidR="00A70EFD">
        <w:rPr>
          <w:rFonts w:ascii="Times New Roman" w:hAnsi="Times New Roman" w:cs="Times New Roman"/>
          <w:color w:val="auto"/>
        </w:rPr>
        <w:t>ssessment 2.</w:t>
      </w:r>
    </w:p>
    <w:tbl>
      <w:tblPr>
        <w:tblStyle w:val="TableGrid"/>
        <w:tblW w:w="4816" w:type="pct"/>
        <w:jc w:val="center"/>
        <w:tblInd w:w="-50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1"/>
        <w:gridCol w:w="1513"/>
        <w:gridCol w:w="681"/>
        <w:gridCol w:w="994"/>
        <w:gridCol w:w="1324"/>
        <w:gridCol w:w="1600"/>
      </w:tblGrid>
      <w:tr w:rsidR="00E46022" w:rsidRPr="004D6C33" w14:paraId="62E4F2F9" w14:textId="77777777" w:rsidTr="005B2782">
        <w:trPr>
          <w:jc w:val="center"/>
        </w:trPr>
        <w:tc>
          <w:tcPr>
            <w:tcW w:w="1275" w:type="pct"/>
            <w:tcBorders>
              <w:top w:val="single" w:sz="4" w:space="0" w:color="auto"/>
              <w:bottom w:val="single" w:sz="4" w:space="0" w:color="auto"/>
            </w:tcBorders>
            <w:vAlign w:val="center"/>
          </w:tcPr>
          <w:p w14:paraId="035E054C" w14:textId="77777777" w:rsidR="00E46022" w:rsidRPr="00F95FA8" w:rsidRDefault="00E46022" w:rsidP="00BF4B1C">
            <w:pPr>
              <w:rPr>
                <w:rFonts w:ascii="Times New Roman" w:hAnsi="Times New Roman" w:cs="Times New Roman"/>
                <w:b/>
                <w:sz w:val="22"/>
                <w:szCs w:val="22"/>
              </w:rPr>
            </w:pPr>
          </w:p>
        </w:tc>
        <w:tc>
          <w:tcPr>
            <w:tcW w:w="922" w:type="pct"/>
            <w:tcBorders>
              <w:top w:val="single" w:sz="4" w:space="0" w:color="auto"/>
              <w:bottom w:val="single" w:sz="4" w:space="0" w:color="auto"/>
            </w:tcBorders>
            <w:vAlign w:val="center"/>
          </w:tcPr>
          <w:p w14:paraId="48FDF86B" w14:textId="77777777" w:rsidR="00E46022" w:rsidRPr="00F95FA8" w:rsidRDefault="00E46022" w:rsidP="00BF4B1C">
            <w:pPr>
              <w:jc w:val="center"/>
              <w:rPr>
                <w:rFonts w:ascii="Times New Roman" w:hAnsi="Times New Roman" w:cs="Times New Roman"/>
                <w:b/>
                <w:sz w:val="22"/>
                <w:szCs w:val="22"/>
              </w:rPr>
            </w:pPr>
            <w:r w:rsidRPr="00F95FA8">
              <w:rPr>
                <w:rFonts w:ascii="Times New Roman" w:hAnsi="Times New Roman" w:cs="Times New Roman"/>
                <w:b/>
                <w:sz w:val="22"/>
                <w:szCs w:val="22"/>
              </w:rPr>
              <w:t>Mode</w:t>
            </w:r>
          </w:p>
        </w:tc>
        <w:tc>
          <w:tcPr>
            <w:tcW w:w="415" w:type="pct"/>
            <w:tcBorders>
              <w:top w:val="single" w:sz="4" w:space="0" w:color="auto"/>
              <w:bottom w:val="single" w:sz="4" w:space="0" w:color="auto"/>
            </w:tcBorders>
            <w:vAlign w:val="center"/>
          </w:tcPr>
          <w:p w14:paraId="52300978" w14:textId="77777777" w:rsidR="00E46022" w:rsidRPr="00F95FA8" w:rsidRDefault="00E46022" w:rsidP="00BF4B1C">
            <w:pPr>
              <w:jc w:val="center"/>
              <w:rPr>
                <w:rFonts w:ascii="Times New Roman" w:hAnsi="Times New Roman" w:cs="Times New Roman"/>
                <w:b/>
                <w:sz w:val="22"/>
                <w:szCs w:val="22"/>
              </w:rPr>
            </w:pPr>
            <w:r w:rsidRPr="00F95FA8">
              <w:rPr>
                <w:rFonts w:ascii="Times New Roman" w:hAnsi="Times New Roman" w:cs="Times New Roman"/>
                <w:b/>
                <w:sz w:val="22"/>
                <w:szCs w:val="22"/>
              </w:rPr>
              <w:t>Peak</w:t>
            </w:r>
          </w:p>
        </w:tc>
        <w:tc>
          <w:tcPr>
            <w:tcW w:w="606" w:type="pct"/>
            <w:tcBorders>
              <w:top w:val="single" w:sz="4" w:space="0" w:color="auto"/>
              <w:bottom w:val="single" w:sz="4" w:space="0" w:color="auto"/>
            </w:tcBorders>
            <w:vAlign w:val="center"/>
          </w:tcPr>
          <w:p w14:paraId="17E83051" w14:textId="77777777" w:rsidR="00E46022" w:rsidRPr="00F95FA8" w:rsidRDefault="00E46022" w:rsidP="00BF4B1C">
            <w:pPr>
              <w:ind w:left="-107" w:right="-108"/>
              <w:jc w:val="center"/>
              <w:rPr>
                <w:rFonts w:ascii="Times New Roman" w:hAnsi="Times New Roman" w:cs="Times New Roman"/>
                <w:b/>
                <w:sz w:val="22"/>
                <w:szCs w:val="22"/>
              </w:rPr>
            </w:pPr>
            <w:r w:rsidRPr="00F95FA8">
              <w:rPr>
                <w:rFonts w:ascii="Times New Roman" w:hAnsi="Times New Roman" w:cs="Times New Roman"/>
                <w:b/>
                <w:sz w:val="22"/>
                <w:szCs w:val="22"/>
              </w:rPr>
              <w:t>Off-Peak</w:t>
            </w:r>
          </w:p>
        </w:tc>
        <w:tc>
          <w:tcPr>
            <w:tcW w:w="807" w:type="pct"/>
            <w:tcBorders>
              <w:top w:val="single" w:sz="4" w:space="0" w:color="auto"/>
              <w:bottom w:val="single" w:sz="4" w:space="0" w:color="auto"/>
            </w:tcBorders>
            <w:vAlign w:val="center"/>
          </w:tcPr>
          <w:p w14:paraId="4192403C" w14:textId="77777777" w:rsidR="00E46022" w:rsidRPr="00F95FA8" w:rsidRDefault="00E46022" w:rsidP="00BF4B1C">
            <w:pPr>
              <w:ind w:left="-109" w:right="-108"/>
              <w:jc w:val="center"/>
              <w:rPr>
                <w:rFonts w:ascii="Times New Roman" w:hAnsi="Times New Roman" w:cs="Times New Roman"/>
                <w:b/>
                <w:sz w:val="22"/>
                <w:szCs w:val="22"/>
              </w:rPr>
            </w:pPr>
            <w:r w:rsidRPr="00F95FA8">
              <w:rPr>
                <w:rFonts w:ascii="Times New Roman" w:hAnsi="Times New Roman" w:cs="Times New Roman"/>
                <w:b/>
                <w:sz w:val="22"/>
                <w:szCs w:val="22"/>
              </w:rPr>
              <w:t>A/C and radio</w:t>
            </w:r>
          </w:p>
        </w:tc>
        <w:tc>
          <w:tcPr>
            <w:tcW w:w="975" w:type="pct"/>
            <w:tcBorders>
              <w:top w:val="single" w:sz="4" w:space="0" w:color="auto"/>
              <w:bottom w:val="single" w:sz="4" w:space="0" w:color="auto"/>
            </w:tcBorders>
            <w:vAlign w:val="center"/>
          </w:tcPr>
          <w:p w14:paraId="22B7091A" w14:textId="77777777" w:rsidR="00E46022" w:rsidRPr="00F95FA8" w:rsidRDefault="00E46022" w:rsidP="00BF4B1C">
            <w:pPr>
              <w:jc w:val="center"/>
              <w:rPr>
                <w:rFonts w:ascii="Times New Roman" w:hAnsi="Times New Roman" w:cs="Times New Roman"/>
                <w:b/>
                <w:sz w:val="22"/>
                <w:szCs w:val="22"/>
              </w:rPr>
            </w:pPr>
            <w:r w:rsidRPr="00F95FA8">
              <w:rPr>
                <w:rFonts w:ascii="Times New Roman" w:hAnsi="Times New Roman" w:cs="Times New Roman"/>
                <w:b/>
                <w:sz w:val="22"/>
                <w:szCs w:val="22"/>
              </w:rPr>
              <w:t>Route</w:t>
            </w:r>
          </w:p>
        </w:tc>
      </w:tr>
      <w:tr w:rsidR="00E46022" w:rsidRPr="004D6C33" w14:paraId="3D670528" w14:textId="77777777" w:rsidTr="005B2782">
        <w:trPr>
          <w:jc w:val="center"/>
        </w:trPr>
        <w:tc>
          <w:tcPr>
            <w:tcW w:w="1275" w:type="pct"/>
            <w:vMerge w:val="restart"/>
            <w:tcBorders>
              <w:top w:val="single" w:sz="4" w:space="0" w:color="auto"/>
            </w:tcBorders>
            <w:vAlign w:val="center"/>
          </w:tcPr>
          <w:p w14:paraId="044A3412" w14:textId="77777777" w:rsidR="00E46022" w:rsidRPr="00F95FA8" w:rsidRDefault="00E46022" w:rsidP="00BF4B1C">
            <w:pPr>
              <w:rPr>
                <w:rFonts w:ascii="Times New Roman" w:hAnsi="Times New Roman" w:cs="Times New Roman"/>
                <w:b/>
                <w:sz w:val="22"/>
                <w:szCs w:val="22"/>
              </w:rPr>
            </w:pPr>
            <w:r w:rsidRPr="00F95FA8">
              <w:rPr>
                <w:rFonts w:ascii="Times New Roman" w:hAnsi="Times New Roman" w:cs="Times New Roman"/>
                <w:b/>
                <w:sz w:val="22"/>
                <w:szCs w:val="22"/>
              </w:rPr>
              <w:t>Battery</w:t>
            </w:r>
          </w:p>
        </w:tc>
        <w:tc>
          <w:tcPr>
            <w:tcW w:w="922" w:type="pct"/>
            <w:tcBorders>
              <w:top w:val="single" w:sz="4" w:space="0" w:color="auto"/>
            </w:tcBorders>
            <w:vAlign w:val="center"/>
          </w:tcPr>
          <w:p w14:paraId="2DBC4273" w14:textId="77777777" w:rsidR="00E46022" w:rsidRPr="00F95FA8" w:rsidRDefault="00E46022" w:rsidP="00BF4B1C">
            <w:pPr>
              <w:jc w:val="center"/>
              <w:rPr>
                <w:rFonts w:ascii="Times New Roman" w:hAnsi="Times New Roman" w:cs="Times New Roman"/>
                <w:sz w:val="22"/>
                <w:szCs w:val="22"/>
              </w:rPr>
            </w:pPr>
            <w:r w:rsidRPr="00F95FA8">
              <w:rPr>
                <w:rFonts w:ascii="Times New Roman" w:hAnsi="Times New Roman" w:cs="Times New Roman"/>
                <w:sz w:val="22"/>
                <w:szCs w:val="22"/>
              </w:rPr>
              <w:t>Normal</w:t>
            </w:r>
            <w:r w:rsidR="009808C8">
              <w:rPr>
                <w:rFonts w:ascii="Times New Roman" w:hAnsi="Times New Roman" w:cs="Times New Roman"/>
                <w:sz w:val="22"/>
                <w:szCs w:val="22"/>
              </w:rPr>
              <w:t xml:space="preserve"> (D)</w:t>
            </w:r>
          </w:p>
        </w:tc>
        <w:tc>
          <w:tcPr>
            <w:tcW w:w="415" w:type="pct"/>
            <w:tcBorders>
              <w:top w:val="single" w:sz="4" w:space="0" w:color="auto"/>
            </w:tcBorders>
            <w:vAlign w:val="center"/>
          </w:tcPr>
          <w:p w14:paraId="2A4DFA30" w14:textId="77777777" w:rsidR="00E46022" w:rsidRPr="00F95FA8" w:rsidRDefault="00E46022" w:rsidP="00BF4B1C">
            <w:pPr>
              <w:jc w:val="center"/>
              <w:rPr>
                <w:rFonts w:ascii="Times New Roman" w:hAnsi="Times New Roman" w:cs="Times New Roman"/>
                <w:sz w:val="22"/>
                <w:szCs w:val="22"/>
              </w:rPr>
            </w:pPr>
            <w:r w:rsidRPr="00F95FA8">
              <w:rPr>
                <w:rFonts w:ascii="Times New Roman" w:hAnsi="Times New Roman" w:cs="Times New Roman"/>
                <w:sz w:val="22"/>
                <w:szCs w:val="22"/>
              </w:rPr>
              <w:t>X</w:t>
            </w:r>
          </w:p>
        </w:tc>
        <w:tc>
          <w:tcPr>
            <w:tcW w:w="606" w:type="pct"/>
            <w:tcBorders>
              <w:top w:val="single" w:sz="4" w:space="0" w:color="auto"/>
            </w:tcBorders>
            <w:vAlign w:val="center"/>
          </w:tcPr>
          <w:p w14:paraId="0C83D710" w14:textId="77777777" w:rsidR="00E46022" w:rsidRPr="00F95FA8" w:rsidRDefault="00E46022" w:rsidP="00BF4B1C">
            <w:pPr>
              <w:jc w:val="center"/>
              <w:rPr>
                <w:rFonts w:ascii="Times New Roman" w:hAnsi="Times New Roman" w:cs="Times New Roman"/>
                <w:sz w:val="22"/>
                <w:szCs w:val="22"/>
              </w:rPr>
            </w:pPr>
            <w:r w:rsidRPr="00F95FA8">
              <w:rPr>
                <w:rFonts w:ascii="Times New Roman" w:hAnsi="Times New Roman" w:cs="Times New Roman"/>
                <w:sz w:val="22"/>
                <w:szCs w:val="22"/>
              </w:rPr>
              <w:t>X</w:t>
            </w:r>
          </w:p>
        </w:tc>
        <w:tc>
          <w:tcPr>
            <w:tcW w:w="807" w:type="pct"/>
            <w:tcBorders>
              <w:top w:val="single" w:sz="4" w:space="0" w:color="auto"/>
            </w:tcBorders>
            <w:vAlign w:val="center"/>
          </w:tcPr>
          <w:p w14:paraId="38DE2933" w14:textId="77777777" w:rsidR="00E46022" w:rsidRPr="00F95FA8" w:rsidRDefault="00E46022" w:rsidP="00BF4B1C">
            <w:pPr>
              <w:ind w:left="-109" w:right="-108"/>
              <w:jc w:val="center"/>
              <w:rPr>
                <w:rFonts w:ascii="Times New Roman" w:hAnsi="Times New Roman" w:cs="Times New Roman"/>
                <w:sz w:val="22"/>
                <w:szCs w:val="22"/>
              </w:rPr>
            </w:pPr>
            <w:r w:rsidRPr="00F95FA8">
              <w:rPr>
                <w:rFonts w:ascii="Times New Roman" w:hAnsi="Times New Roman" w:cs="Times New Roman"/>
                <w:sz w:val="22"/>
                <w:szCs w:val="22"/>
              </w:rPr>
              <w:t>X</w:t>
            </w:r>
          </w:p>
        </w:tc>
        <w:tc>
          <w:tcPr>
            <w:tcW w:w="975" w:type="pct"/>
            <w:tcBorders>
              <w:top w:val="single" w:sz="4" w:space="0" w:color="auto"/>
            </w:tcBorders>
            <w:vAlign w:val="center"/>
          </w:tcPr>
          <w:p w14:paraId="3DDF5FB2" w14:textId="77777777" w:rsidR="00E46022" w:rsidRPr="00F95FA8" w:rsidRDefault="00E46022" w:rsidP="00BF4B1C">
            <w:pPr>
              <w:jc w:val="center"/>
              <w:rPr>
                <w:rFonts w:ascii="Times New Roman" w:hAnsi="Times New Roman" w:cs="Times New Roman"/>
                <w:sz w:val="22"/>
                <w:szCs w:val="22"/>
              </w:rPr>
            </w:pPr>
            <w:r w:rsidRPr="00F95FA8">
              <w:rPr>
                <w:rFonts w:ascii="Times New Roman" w:hAnsi="Times New Roman" w:cs="Times New Roman"/>
                <w:sz w:val="22"/>
                <w:szCs w:val="22"/>
              </w:rPr>
              <w:t>City/Highway</w:t>
            </w:r>
          </w:p>
        </w:tc>
      </w:tr>
      <w:tr w:rsidR="00E46022" w:rsidRPr="004D6C33" w14:paraId="17459673" w14:textId="77777777" w:rsidTr="005B2782">
        <w:trPr>
          <w:jc w:val="center"/>
        </w:trPr>
        <w:tc>
          <w:tcPr>
            <w:tcW w:w="1275" w:type="pct"/>
            <w:vMerge/>
            <w:vAlign w:val="center"/>
          </w:tcPr>
          <w:p w14:paraId="343DB309" w14:textId="77777777" w:rsidR="00E46022" w:rsidRPr="00F95FA8" w:rsidRDefault="00E46022" w:rsidP="00BF4B1C">
            <w:pPr>
              <w:rPr>
                <w:rFonts w:ascii="Times New Roman" w:hAnsi="Times New Roman" w:cs="Times New Roman"/>
                <w:b/>
                <w:sz w:val="22"/>
                <w:szCs w:val="22"/>
              </w:rPr>
            </w:pPr>
          </w:p>
        </w:tc>
        <w:tc>
          <w:tcPr>
            <w:tcW w:w="922" w:type="pct"/>
            <w:vAlign w:val="center"/>
          </w:tcPr>
          <w:p w14:paraId="3E0A4280" w14:textId="77777777" w:rsidR="00E46022" w:rsidRPr="00F95FA8" w:rsidRDefault="00E46022" w:rsidP="00BF4B1C">
            <w:pPr>
              <w:jc w:val="center"/>
              <w:rPr>
                <w:rFonts w:ascii="Times New Roman" w:hAnsi="Times New Roman" w:cs="Times New Roman"/>
                <w:sz w:val="22"/>
                <w:szCs w:val="22"/>
              </w:rPr>
            </w:pPr>
            <w:r w:rsidRPr="00F95FA8">
              <w:rPr>
                <w:rFonts w:ascii="Times New Roman" w:hAnsi="Times New Roman" w:cs="Times New Roman"/>
                <w:sz w:val="22"/>
                <w:szCs w:val="22"/>
              </w:rPr>
              <w:t>Low</w:t>
            </w:r>
            <w:r w:rsidR="009808C8">
              <w:rPr>
                <w:rFonts w:ascii="Times New Roman" w:hAnsi="Times New Roman" w:cs="Times New Roman"/>
                <w:sz w:val="22"/>
                <w:szCs w:val="22"/>
              </w:rPr>
              <w:t xml:space="preserve"> (L)</w:t>
            </w:r>
          </w:p>
        </w:tc>
        <w:tc>
          <w:tcPr>
            <w:tcW w:w="415" w:type="pct"/>
            <w:vAlign w:val="center"/>
          </w:tcPr>
          <w:p w14:paraId="2AA6075C" w14:textId="77777777" w:rsidR="00E46022" w:rsidRPr="00F95FA8" w:rsidRDefault="00E46022" w:rsidP="00BF4B1C">
            <w:pPr>
              <w:jc w:val="center"/>
              <w:rPr>
                <w:rFonts w:ascii="Times New Roman" w:hAnsi="Times New Roman" w:cs="Times New Roman"/>
                <w:sz w:val="22"/>
                <w:szCs w:val="22"/>
              </w:rPr>
            </w:pPr>
          </w:p>
        </w:tc>
        <w:tc>
          <w:tcPr>
            <w:tcW w:w="606" w:type="pct"/>
            <w:vAlign w:val="center"/>
          </w:tcPr>
          <w:p w14:paraId="3E752C9D" w14:textId="77777777" w:rsidR="00E46022" w:rsidRPr="00F95FA8" w:rsidRDefault="00E46022" w:rsidP="00BF4B1C">
            <w:pPr>
              <w:jc w:val="center"/>
              <w:rPr>
                <w:rFonts w:ascii="Times New Roman" w:hAnsi="Times New Roman" w:cs="Times New Roman"/>
                <w:sz w:val="22"/>
                <w:szCs w:val="22"/>
              </w:rPr>
            </w:pPr>
            <w:r w:rsidRPr="00F95FA8">
              <w:rPr>
                <w:rFonts w:ascii="Times New Roman" w:hAnsi="Times New Roman" w:cs="Times New Roman"/>
                <w:sz w:val="22"/>
                <w:szCs w:val="22"/>
              </w:rPr>
              <w:t>X</w:t>
            </w:r>
          </w:p>
        </w:tc>
        <w:tc>
          <w:tcPr>
            <w:tcW w:w="807" w:type="pct"/>
            <w:vAlign w:val="center"/>
          </w:tcPr>
          <w:p w14:paraId="303D54DC" w14:textId="77777777" w:rsidR="00E46022" w:rsidRPr="00F95FA8" w:rsidRDefault="00E46022" w:rsidP="00BF4B1C">
            <w:pPr>
              <w:ind w:left="-109" w:right="-108"/>
              <w:jc w:val="center"/>
              <w:rPr>
                <w:rFonts w:ascii="Times New Roman" w:hAnsi="Times New Roman" w:cs="Times New Roman"/>
                <w:sz w:val="22"/>
                <w:szCs w:val="22"/>
              </w:rPr>
            </w:pPr>
            <w:r w:rsidRPr="00F95FA8">
              <w:rPr>
                <w:rFonts w:ascii="Times New Roman" w:hAnsi="Times New Roman" w:cs="Times New Roman"/>
                <w:sz w:val="22"/>
                <w:szCs w:val="22"/>
              </w:rPr>
              <w:t>X</w:t>
            </w:r>
          </w:p>
        </w:tc>
        <w:tc>
          <w:tcPr>
            <w:tcW w:w="975" w:type="pct"/>
            <w:vAlign w:val="center"/>
          </w:tcPr>
          <w:p w14:paraId="3BED3CE3" w14:textId="77777777" w:rsidR="00E46022" w:rsidRPr="00F95FA8" w:rsidRDefault="00E46022" w:rsidP="00BF4B1C">
            <w:pPr>
              <w:jc w:val="center"/>
              <w:rPr>
                <w:rFonts w:ascii="Times New Roman" w:hAnsi="Times New Roman" w:cs="Times New Roman"/>
                <w:sz w:val="22"/>
                <w:szCs w:val="22"/>
              </w:rPr>
            </w:pPr>
            <w:r w:rsidRPr="00F95FA8">
              <w:rPr>
                <w:rFonts w:ascii="Times New Roman" w:hAnsi="Times New Roman" w:cs="Times New Roman"/>
                <w:sz w:val="22"/>
                <w:szCs w:val="22"/>
              </w:rPr>
              <w:t>City</w:t>
            </w:r>
          </w:p>
        </w:tc>
      </w:tr>
      <w:tr w:rsidR="00E46022" w:rsidRPr="004D6C33" w14:paraId="37478763" w14:textId="77777777" w:rsidTr="005B2782">
        <w:trPr>
          <w:jc w:val="center"/>
        </w:trPr>
        <w:tc>
          <w:tcPr>
            <w:tcW w:w="1275" w:type="pct"/>
            <w:vMerge/>
            <w:vAlign w:val="center"/>
          </w:tcPr>
          <w:p w14:paraId="63A98647" w14:textId="77777777" w:rsidR="00E46022" w:rsidRPr="00F95FA8" w:rsidRDefault="00E46022" w:rsidP="00BF4B1C">
            <w:pPr>
              <w:rPr>
                <w:rFonts w:ascii="Times New Roman" w:hAnsi="Times New Roman" w:cs="Times New Roman"/>
                <w:b/>
                <w:sz w:val="22"/>
                <w:szCs w:val="22"/>
              </w:rPr>
            </w:pPr>
          </w:p>
        </w:tc>
        <w:tc>
          <w:tcPr>
            <w:tcW w:w="922" w:type="pct"/>
            <w:vAlign w:val="center"/>
          </w:tcPr>
          <w:p w14:paraId="79913D16" w14:textId="77777777" w:rsidR="00E46022" w:rsidRPr="00F95FA8" w:rsidRDefault="00E46022" w:rsidP="00BF4B1C">
            <w:pPr>
              <w:jc w:val="center"/>
              <w:rPr>
                <w:rFonts w:ascii="Times New Roman" w:hAnsi="Times New Roman" w:cs="Times New Roman"/>
                <w:sz w:val="22"/>
                <w:szCs w:val="22"/>
              </w:rPr>
            </w:pPr>
            <w:r w:rsidRPr="00F95FA8">
              <w:rPr>
                <w:rFonts w:ascii="Times New Roman" w:hAnsi="Times New Roman" w:cs="Times New Roman"/>
                <w:sz w:val="22"/>
                <w:szCs w:val="22"/>
              </w:rPr>
              <w:t>Sports</w:t>
            </w:r>
          </w:p>
        </w:tc>
        <w:tc>
          <w:tcPr>
            <w:tcW w:w="415" w:type="pct"/>
            <w:vAlign w:val="center"/>
          </w:tcPr>
          <w:p w14:paraId="53E17964" w14:textId="77777777" w:rsidR="00E46022" w:rsidRPr="00F95FA8" w:rsidRDefault="00E46022" w:rsidP="00BF4B1C">
            <w:pPr>
              <w:jc w:val="center"/>
              <w:rPr>
                <w:rFonts w:ascii="Times New Roman" w:hAnsi="Times New Roman" w:cs="Times New Roman"/>
                <w:sz w:val="22"/>
                <w:szCs w:val="22"/>
              </w:rPr>
            </w:pPr>
            <w:r w:rsidRPr="00F95FA8">
              <w:rPr>
                <w:rFonts w:ascii="Times New Roman" w:hAnsi="Times New Roman" w:cs="Times New Roman"/>
                <w:sz w:val="22"/>
                <w:szCs w:val="22"/>
              </w:rPr>
              <w:t>X</w:t>
            </w:r>
          </w:p>
        </w:tc>
        <w:tc>
          <w:tcPr>
            <w:tcW w:w="606" w:type="pct"/>
            <w:vAlign w:val="center"/>
          </w:tcPr>
          <w:p w14:paraId="0BFAC9AC" w14:textId="77777777" w:rsidR="00E46022" w:rsidRPr="00F95FA8" w:rsidRDefault="00E46022" w:rsidP="00BF4B1C">
            <w:pPr>
              <w:jc w:val="center"/>
              <w:rPr>
                <w:rFonts w:ascii="Times New Roman" w:hAnsi="Times New Roman" w:cs="Times New Roman"/>
                <w:sz w:val="22"/>
                <w:szCs w:val="22"/>
              </w:rPr>
            </w:pPr>
            <w:r w:rsidRPr="00F95FA8">
              <w:rPr>
                <w:rFonts w:ascii="Times New Roman" w:hAnsi="Times New Roman" w:cs="Times New Roman"/>
                <w:sz w:val="22"/>
                <w:szCs w:val="22"/>
              </w:rPr>
              <w:t>X</w:t>
            </w:r>
          </w:p>
        </w:tc>
        <w:tc>
          <w:tcPr>
            <w:tcW w:w="807" w:type="pct"/>
            <w:vAlign w:val="center"/>
          </w:tcPr>
          <w:p w14:paraId="2F1784E1" w14:textId="77777777" w:rsidR="00E46022" w:rsidRPr="00F95FA8" w:rsidRDefault="00E46022" w:rsidP="00BF4B1C">
            <w:pPr>
              <w:ind w:left="-109" w:right="-108"/>
              <w:jc w:val="center"/>
              <w:rPr>
                <w:rFonts w:ascii="Times New Roman" w:hAnsi="Times New Roman" w:cs="Times New Roman"/>
                <w:sz w:val="22"/>
                <w:szCs w:val="22"/>
              </w:rPr>
            </w:pPr>
            <w:r w:rsidRPr="00F95FA8">
              <w:rPr>
                <w:rFonts w:ascii="Times New Roman" w:hAnsi="Times New Roman" w:cs="Times New Roman"/>
                <w:sz w:val="22"/>
                <w:szCs w:val="22"/>
              </w:rPr>
              <w:t>X</w:t>
            </w:r>
          </w:p>
        </w:tc>
        <w:tc>
          <w:tcPr>
            <w:tcW w:w="975" w:type="pct"/>
            <w:vAlign w:val="center"/>
          </w:tcPr>
          <w:p w14:paraId="34518AD3" w14:textId="77777777" w:rsidR="00E46022" w:rsidRPr="00F95FA8" w:rsidRDefault="00E46022" w:rsidP="00BF4B1C">
            <w:pPr>
              <w:jc w:val="center"/>
              <w:rPr>
                <w:rFonts w:ascii="Times New Roman" w:hAnsi="Times New Roman" w:cs="Times New Roman"/>
                <w:sz w:val="22"/>
                <w:szCs w:val="22"/>
              </w:rPr>
            </w:pPr>
            <w:r w:rsidRPr="00F95FA8">
              <w:rPr>
                <w:rFonts w:ascii="Times New Roman" w:hAnsi="Times New Roman" w:cs="Times New Roman"/>
                <w:sz w:val="22"/>
                <w:szCs w:val="22"/>
              </w:rPr>
              <w:t>City</w:t>
            </w:r>
          </w:p>
        </w:tc>
      </w:tr>
      <w:tr w:rsidR="00E46022" w:rsidRPr="004D6C33" w14:paraId="272BCC8F" w14:textId="77777777" w:rsidTr="005B2782">
        <w:trPr>
          <w:jc w:val="center"/>
        </w:trPr>
        <w:tc>
          <w:tcPr>
            <w:tcW w:w="1275" w:type="pct"/>
            <w:vAlign w:val="center"/>
          </w:tcPr>
          <w:p w14:paraId="4E21A66C" w14:textId="77777777" w:rsidR="00E46022" w:rsidRPr="00F95FA8" w:rsidRDefault="00E46022" w:rsidP="00BF4B1C">
            <w:pPr>
              <w:rPr>
                <w:rFonts w:ascii="Times New Roman" w:hAnsi="Times New Roman" w:cs="Times New Roman"/>
                <w:b/>
                <w:sz w:val="22"/>
                <w:szCs w:val="22"/>
              </w:rPr>
            </w:pPr>
            <w:r w:rsidRPr="00F95FA8">
              <w:rPr>
                <w:rFonts w:ascii="Times New Roman" w:hAnsi="Times New Roman" w:cs="Times New Roman"/>
                <w:b/>
                <w:sz w:val="22"/>
                <w:szCs w:val="22"/>
              </w:rPr>
              <w:t xml:space="preserve">Hold Mode (Petrol) </w:t>
            </w:r>
          </w:p>
        </w:tc>
        <w:tc>
          <w:tcPr>
            <w:tcW w:w="922" w:type="pct"/>
            <w:vAlign w:val="bottom"/>
          </w:tcPr>
          <w:p w14:paraId="7BFA65AE" w14:textId="77777777" w:rsidR="00E46022" w:rsidRPr="00F95FA8" w:rsidRDefault="00E46022" w:rsidP="00BF4B1C">
            <w:pPr>
              <w:jc w:val="center"/>
              <w:rPr>
                <w:rFonts w:ascii="Times New Roman" w:hAnsi="Times New Roman" w:cs="Times New Roman"/>
                <w:sz w:val="22"/>
                <w:szCs w:val="22"/>
              </w:rPr>
            </w:pPr>
            <w:r w:rsidRPr="00F95FA8">
              <w:rPr>
                <w:rFonts w:ascii="Times New Roman" w:hAnsi="Times New Roman" w:cs="Times New Roman"/>
                <w:sz w:val="22"/>
                <w:szCs w:val="22"/>
              </w:rPr>
              <w:t>Normal</w:t>
            </w:r>
            <w:r w:rsidR="009808C8">
              <w:rPr>
                <w:rFonts w:ascii="Times New Roman" w:hAnsi="Times New Roman" w:cs="Times New Roman"/>
                <w:sz w:val="22"/>
                <w:szCs w:val="22"/>
              </w:rPr>
              <w:t xml:space="preserve"> (D)</w:t>
            </w:r>
          </w:p>
        </w:tc>
        <w:tc>
          <w:tcPr>
            <w:tcW w:w="415" w:type="pct"/>
            <w:vAlign w:val="center"/>
          </w:tcPr>
          <w:p w14:paraId="501BCC5B" w14:textId="77777777" w:rsidR="00E46022" w:rsidRPr="00F95FA8" w:rsidRDefault="00E46022" w:rsidP="00BF4B1C">
            <w:pPr>
              <w:jc w:val="center"/>
              <w:rPr>
                <w:rFonts w:ascii="Times New Roman" w:hAnsi="Times New Roman" w:cs="Times New Roman"/>
                <w:sz w:val="22"/>
                <w:szCs w:val="22"/>
              </w:rPr>
            </w:pPr>
            <w:r w:rsidRPr="00F95FA8">
              <w:rPr>
                <w:rFonts w:ascii="Times New Roman" w:hAnsi="Times New Roman" w:cs="Times New Roman"/>
                <w:sz w:val="22"/>
                <w:szCs w:val="22"/>
              </w:rPr>
              <w:t>X</w:t>
            </w:r>
          </w:p>
        </w:tc>
        <w:tc>
          <w:tcPr>
            <w:tcW w:w="606" w:type="pct"/>
            <w:vAlign w:val="center"/>
          </w:tcPr>
          <w:p w14:paraId="557B9A8C" w14:textId="77777777" w:rsidR="00E46022" w:rsidRPr="00F95FA8" w:rsidRDefault="00E46022" w:rsidP="00BF4B1C">
            <w:pPr>
              <w:jc w:val="center"/>
              <w:rPr>
                <w:rFonts w:ascii="Times New Roman" w:hAnsi="Times New Roman" w:cs="Times New Roman"/>
                <w:sz w:val="22"/>
                <w:szCs w:val="22"/>
              </w:rPr>
            </w:pPr>
            <w:r w:rsidRPr="00F95FA8">
              <w:rPr>
                <w:rFonts w:ascii="Times New Roman" w:hAnsi="Times New Roman" w:cs="Times New Roman"/>
                <w:sz w:val="22"/>
                <w:szCs w:val="22"/>
              </w:rPr>
              <w:t>X</w:t>
            </w:r>
          </w:p>
        </w:tc>
        <w:tc>
          <w:tcPr>
            <w:tcW w:w="807" w:type="pct"/>
            <w:vAlign w:val="center"/>
          </w:tcPr>
          <w:p w14:paraId="01E4BE63" w14:textId="77777777" w:rsidR="00E46022" w:rsidRPr="00F95FA8" w:rsidRDefault="00E46022" w:rsidP="00BF4B1C">
            <w:pPr>
              <w:ind w:left="-109" w:right="-108"/>
              <w:jc w:val="center"/>
              <w:rPr>
                <w:rFonts w:ascii="Times New Roman" w:hAnsi="Times New Roman" w:cs="Times New Roman"/>
                <w:sz w:val="22"/>
                <w:szCs w:val="22"/>
              </w:rPr>
            </w:pPr>
            <w:r w:rsidRPr="00F95FA8">
              <w:rPr>
                <w:rFonts w:ascii="Times New Roman" w:hAnsi="Times New Roman" w:cs="Times New Roman"/>
                <w:sz w:val="22"/>
                <w:szCs w:val="22"/>
              </w:rPr>
              <w:t>X</w:t>
            </w:r>
          </w:p>
        </w:tc>
        <w:tc>
          <w:tcPr>
            <w:tcW w:w="975" w:type="pct"/>
            <w:vAlign w:val="center"/>
          </w:tcPr>
          <w:p w14:paraId="3F68810E" w14:textId="77777777" w:rsidR="00E46022" w:rsidRPr="00F95FA8" w:rsidRDefault="00E46022" w:rsidP="00BF4B1C">
            <w:pPr>
              <w:jc w:val="center"/>
              <w:rPr>
                <w:rFonts w:ascii="Times New Roman" w:hAnsi="Times New Roman" w:cs="Times New Roman"/>
                <w:sz w:val="22"/>
                <w:szCs w:val="22"/>
              </w:rPr>
            </w:pPr>
            <w:r w:rsidRPr="00F95FA8">
              <w:rPr>
                <w:rFonts w:ascii="Times New Roman" w:hAnsi="Times New Roman" w:cs="Times New Roman"/>
                <w:sz w:val="22"/>
                <w:szCs w:val="22"/>
              </w:rPr>
              <w:t>City</w:t>
            </w:r>
          </w:p>
        </w:tc>
      </w:tr>
      <w:tr w:rsidR="00E46022" w:rsidRPr="004D6C33" w14:paraId="5799D29E" w14:textId="77777777" w:rsidTr="005B2782">
        <w:trPr>
          <w:jc w:val="center"/>
        </w:trPr>
        <w:tc>
          <w:tcPr>
            <w:tcW w:w="1275" w:type="pct"/>
            <w:vAlign w:val="center"/>
          </w:tcPr>
          <w:p w14:paraId="56534597" w14:textId="77777777" w:rsidR="00E46022" w:rsidRPr="00F95FA8" w:rsidRDefault="00E46022" w:rsidP="00BF4B1C">
            <w:pPr>
              <w:rPr>
                <w:rFonts w:ascii="Times New Roman" w:hAnsi="Times New Roman" w:cs="Times New Roman"/>
                <w:b/>
                <w:sz w:val="22"/>
                <w:szCs w:val="22"/>
              </w:rPr>
            </w:pPr>
            <w:r w:rsidRPr="00F95FA8">
              <w:rPr>
                <w:rFonts w:ascii="Times New Roman" w:hAnsi="Times New Roman" w:cs="Times New Roman"/>
                <w:b/>
                <w:sz w:val="22"/>
                <w:szCs w:val="22"/>
              </w:rPr>
              <w:t xml:space="preserve">Night Driving </w:t>
            </w:r>
          </w:p>
        </w:tc>
        <w:tc>
          <w:tcPr>
            <w:tcW w:w="922" w:type="pct"/>
            <w:vAlign w:val="center"/>
          </w:tcPr>
          <w:p w14:paraId="53A1A22C" w14:textId="77777777" w:rsidR="00E46022" w:rsidRPr="00F95FA8" w:rsidRDefault="00CD6C47" w:rsidP="00BF4B1C">
            <w:pPr>
              <w:jc w:val="center"/>
              <w:rPr>
                <w:rFonts w:ascii="Times New Roman" w:hAnsi="Times New Roman" w:cs="Times New Roman"/>
                <w:sz w:val="22"/>
                <w:szCs w:val="22"/>
              </w:rPr>
            </w:pPr>
            <w:r w:rsidRPr="00935EA6">
              <w:rPr>
                <w:rFonts w:ascii="Times New Roman" w:hAnsi="Times New Roman" w:cs="Times New Roman"/>
                <w:sz w:val="22"/>
                <w:szCs w:val="22"/>
                <w:highlight w:val="yellow"/>
              </w:rPr>
              <w:t>?</w:t>
            </w:r>
          </w:p>
        </w:tc>
        <w:tc>
          <w:tcPr>
            <w:tcW w:w="415" w:type="pct"/>
            <w:vAlign w:val="center"/>
          </w:tcPr>
          <w:p w14:paraId="7AD75689" w14:textId="77777777" w:rsidR="00E46022" w:rsidRPr="00F95FA8" w:rsidRDefault="00E46022" w:rsidP="00BF4B1C">
            <w:pPr>
              <w:jc w:val="center"/>
              <w:rPr>
                <w:rFonts w:ascii="Times New Roman" w:hAnsi="Times New Roman" w:cs="Times New Roman"/>
                <w:sz w:val="22"/>
                <w:szCs w:val="22"/>
              </w:rPr>
            </w:pPr>
          </w:p>
        </w:tc>
        <w:tc>
          <w:tcPr>
            <w:tcW w:w="606" w:type="pct"/>
            <w:vAlign w:val="center"/>
          </w:tcPr>
          <w:p w14:paraId="321FBCD5" w14:textId="77777777" w:rsidR="00E46022" w:rsidRPr="00F95FA8" w:rsidRDefault="00E46022" w:rsidP="00BF4B1C">
            <w:pPr>
              <w:jc w:val="center"/>
              <w:rPr>
                <w:rFonts w:ascii="Times New Roman" w:hAnsi="Times New Roman" w:cs="Times New Roman"/>
                <w:sz w:val="22"/>
                <w:szCs w:val="22"/>
              </w:rPr>
            </w:pPr>
            <w:r w:rsidRPr="00F95FA8">
              <w:rPr>
                <w:rFonts w:ascii="Times New Roman" w:hAnsi="Times New Roman" w:cs="Times New Roman"/>
                <w:sz w:val="22"/>
                <w:szCs w:val="22"/>
              </w:rPr>
              <w:t>X</w:t>
            </w:r>
          </w:p>
        </w:tc>
        <w:tc>
          <w:tcPr>
            <w:tcW w:w="807" w:type="pct"/>
            <w:vAlign w:val="center"/>
          </w:tcPr>
          <w:p w14:paraId="069C02FC" w14:textId="77777777" w:rsidR="00E46022" w:rsidRPr="00F95FA8" w:rsidRDefault="005B2782" w:rsidP="00BF4B1C">
            <w:pPr>
              <w:ind w:left="-109" w:right="-108"/>
              <w:jc w:val="center"/>
              <w:rPr>
                <w:rFonts w:ascii="Times New Roman" w:hAnsi="Times New Roman" w:cs="Times New Roman"/>
                <w:sz w:val="22"/>
                <w:szCs w:val="22"/>
              </w:rPr>
            </w:pPr>
            <w:r>
              <w:rPr>
                <w:rFonts w:ascii="Times New Roman" w:hAnsi="Times New Roman" w:cs="Times New Roman"/>
                <w:sz w:val="22"/>
                <w:szCs w:val="22"/>
              </w:rPr>
              <w:t>X</w:t>
            </w:r>
          </w:p>
        </w:tc>
        <w:tc>
          <w:tcPr>
            <w:tcW w:w="975" w:type="pct"/>
            <w:vAlign w:val="center"/>
          </w:tcPr>
          <w:p w14:paraId="2A2B3B97" w14:textId="77777777" w:rsidR="00E46022" w:rsidRPr="00F95FA8" w:rsidRDefault="005B2782" w:rsidP="00BF4B1C">
            <w:pPr>
              <w:jc w:val="center"/>
              <w:rPr>
                <w:rFonts w:ascii="Times New Roman" w:hAnsi="Times New Roman" w:cs="Times New Roman"/>
                <w:sz w:val="22"/>
                <w:szCs w:val="22"/>
              </w:rPr>
            </w:pPr>
            <w:r>
              <w:rPr>
                <w:rFonts w:ascii="Times New Roman" w:hAnsi="Times New Roman" w:cs="Times New Roman"/>
                <w:sz w:val="22"/>
                <w:szCs w:val="22"/>
              </w:rPr>
              <w:t>City</w:t>
            </w:r>
          </w:p>
        </w:tc>
      </w:tr>
      <w:tr w:rsidR="005B2782" w:rsidRPr="004D6C33" w14:paraId="14D23AC5" w14:textId="77777777" w:rsidTr="005B2782">
        <w:trPr>
          <w:jc w:val="center"/>
        </w:trPr>
        <w:tc>
          <w:tcPr>
            <w:tcW w:w="1275" w:type="pct"/>
            <w:vMerge w:val="restart"/>
            <w:vAlign w:val="center"/>
          </w:tcPr>
          <w:p w14:paraId="4331CB2B" w14:textId="77777777" w:rsidR="005B2782" w:rsidRPr="00A40365" w:rsidRDefault="005B2782" w:rsidP="00BF4B1C">
            <w:pPr>
              <w:rPr>
                <w:rFonts w:ascii="Times New Roman" w:hAnsi="Times New Roman" w:cs="Times New Roman"/>
                <w:b/>
                <w:sz w:val="22"/>
                <w:szCs w:val="22"/>
              </w:rPr>
            </w:pPr>
            <w:r>
              <w:rPr>
                <w:rFonts w:ascii="Times New Roman" w:hAnsi="Times New Roman" w:cs="Times New Roman"/>
                <w:b/>
                <w:sz w:val="22"/>
                <w:szCs w:val="22"/>
              </w:rPr>
              <w:t>Acceleration</w:t>
            </w:r>
          </w:p>
        </w:tc>
        <w:tc>
          <w:tcPr>
            <w:tcW w:w="922" w:type="pct"/>
            <w:vAlign w:val="center"/>
          </w:tcPr>
          <w:p w14:paraId="684C0D4E" w14:textId="77777777" w:rsidR="005B2782" w:rsidRPr="00A40365" w:rsidRDefault="005B2782" w:rsidP="005B2782">
            <w:pPr>
              <w:jc w:val="center"/>
              <w:rPr>
                <w:rFonts w:ascii="Times New Roman" w:hAnsi="Times New Roman" w:cs="Times New Roman"/>
                <w:sz w:val="22"/>
                <w:szCs w:val="22"/>
              </w:rPr>
            </w:pPr>
            <w:r>
              <w:rPr>
                <w:rFonts w:ascii="Times New Roman" w:hAnsi="Times New Roman" w:cs="Times New Roman"/>
                <w:sz w:val="22"/>
                <w:szCs w:val="22"/>
              </w:rPr>
              <w:t>Normal</w:t>
            </w:r>
            <w:r w:rsidR="009808C8">
              <w:rPr>
                <w:rFonts w:ascii="Times New Roman" w:hAnsi="Times New Roman" w:cs="Times New Roman"/>
                <w:sz w:val="22"/>
                <w:szCs w:val="22"/>
              </w:rPr>
              <w:t xml:space="preserve"> (D)</w:t>
            </w:r>
          </w:p>
        </w:tc>
        <w:tc>
          <w:tcPr>
            <w:tcW w:w="415" w:type="pct"/>
            <w:vAlign w:val="center"/>
          </w:tcPr>
          <w:p w14:paraId="48A75DA0" w14:textId="77777777" w:rsidR="005B2782" w:rsidRPr="00A40365" w:rsidRDefault="005B2782" w:rsidP="001B6C97">
            <w:pPr>
              <w:jc w:val="center"/>
              <w:rPr>
                <w:rFonts w:ascii="Times New Roman" w:hAnsi="Times New Roman" w:cs="Times New Roman"/>
                <w:sz w:val="22"/>
                <w:szCs w:val="22"/>
              </w:rPr>
            </w:pPr>
          </w:p>
        </w:tc>
        <w:tc>
          <w:tcPr>
            <w:tcW w:w="606" w:type="pct"/>
            <w:vAlign w:val="center"/>
          </w:tcPr>
          <w:p w14:paraId="57BF995E" w14:textId="77777777" w:rsidR="005B2782" w:rsidRPr="00A40365" w:rsidRDefault="005B2782" w:rsidP="001B6C97">
            <w:pPr>
              <w:jc w:val="center"/>
              <w:rPr>
                <w:rFonts w:ascii="Times New Roman" w:hAnsi="Times New Roman" w:cs="Times New Roman"/>
                <w:sz w:val="22"/>
                <w:szCs w:val="22"/>
              </w:rPr>
            </w:pPr>
            <w:r>
              <w:rPr>
                <w:rFonts w:ascii="Times New Roman" w:hAnsi="Times New Roman" w:cs="Times New Roman"/>
                <w:sz w:val="22"/>
                <w:szCs w:val="22"/>
              </w:rPr>
              <w:t>X</w:t>
            </w:r>
          </w:p>
        </w:tc>
        <w:tc>
          <w:tcPr>
            <w:tcW w:w="807" w:type="pct"/>
            <w:vAlign w:val="center"/>
          </w:tcPr>
          <w:p w14:paraId="6C6B879C" w14:textId="77777777" w:rsidR="005B2782" w:rsidRPr="00A40365" w:rsidRDefault="005B2782" w:rsidP="001B6C97">
            <w:pPr>
              <w:ind w:left="-109" w:right="-108"/>
              <w:jc w:val="center"/>
              <w:rPr>
                <w:rFonts w:ascii="Times New Roman" w:hAnsi="Times New Roman" w:cs="Times New Roman"/>
                <w:sz w:val="22"/>
                <w:szCs w:val="22"/>
              </w:rPr>
            </w:pPr>
          </w:p>
        </w:tc>
        <w:tc>
          <w:tcPr>
            <w:tcW w:w="975" w:type="pct"/>
            <w:vAlign w:val="center"/>
          </w:tcPr>
          <w:p w14:paraId="743E4B0E" w14:textId="77777777" w:rsidR="005B2782" w:rsidRPr="00A40365" w:rsidRDefault="005B2782" w:rsidP="001B6C97">
            <w:pPr>
              <w:jc w:val="center"/>
              <w:rPr>
                <w:rFonts w:ascii="Times New Roman" w:hAnsi="Times New Roman" w:cs="Times New Roman"/>
                <w:sz w:val="22"/>
                <w:szCs w:val="22"/>
              </w:rPr>
            </w:pPr>
            <w:r>
              <w:rPr>
                <w:rFonts w:ascii="Times New Roman" w:hAnsi="Times New Roman" w:cs="Times New Roman"/>
                <w:sz w:val="22"/>
                <w:szCs w:val="22"/>
              </w:rPr>
              <w:t>City</w:t>
            </w:r>
          </w:p>
        </w:tc>
      </w:tr>
      <w:tr w:rsidR="005B2782" w:rsidRPr="004D6C33" w14:paraId="6C64DDEE" w14:textId="77777777" w:rsidTr="005B2782">
        <w:trPr>
          <w:jc w:val="center"/>
        </w:trPr>
        <w:tc>
          <w:tcPr>
            <w:tcW w:w="1275" w:type="pct"/>
            <w:vMerge/>
            <w:vAlign w:val="center"/>
          </w:tcPr>
          <w:p w14:paraId="60255395" w14:textId="77777777" w:rsidR="005B2782" w:rsidRPr="00A40365" w:rsidRDefault="005B2782" w:rsidP="00BF4B1C">
            <w:pPr>
              <w:rPr>
                <w:rFonts w:ascii="Times New Roman" w:hAnsi="Times New Roman" w:cs="Times New Roman"/>
                <w:b/>
                <w:sz w:val="22"/>
                <w:szCs w:val="22"/>
              </w:rPr>
            </w:pPr>
          </w:p>
        </w:tc>
        <w:tc>
          <w:tcPr>
            <w:tcW w:w="922" w:type="pct"/>
            <w:vAlign w:val="center"/>
          </w:tcPr>
          <w:p w14:paraId="130467EE" w14:textId="77777777" w:rsidR="005B2782" w:rsidRPr="00A40365" w:rsidRDefault="005B2782" w:rsidP="005B2782">
            <w:pPr>
              <w:jc w:val="center"/>
              <w:rPr>
                <w:rFonts w:ascii="Times New Roman" w:hAnsi="Times New Roman" w:cs="Times New Roman"/>
                <w:sz w:val="22"/>
                <w:szCs w:val="22"/>
              </w:rPr>
            </w:pPr>
            <w:r>
              <w:rPr>
                <w:rFonts w:ascii="Times New Roman" w:hAnsi="Times New Roman" w:cs="Times New Roman"/>
                <w:sz w:val="22"/>
                <w:szCs w:val="22"/>
              </w:rPr>
              <w:t>Sports</w:t>
            </w:r>
          </w:p>
        </w:tc>
        <w:tc>
          <w:tcPr>
            <w:tcW w:w="415" w:type="pct"/>
            <w:vAlign w:val="center"/>
          </w:tcPr>
          <w:p w14:paraId="2B13BF0C" w14:textId="77777777" w:rsidR="005B2782" w:rsidRPr="00A40365" w:rsidRDefault="005B2782" w:rsidP="00BF4B1C">
            <w:pPr>
              <w:jc w:val="center"/>
              <w:rPr>
                <w:rFonts w:ascii="Times New Roman" w:hAnsi="Times New Roman" w:cs="Times New Roman"/>
                <w:sz w:val="22"/>
                <w:szCs w:val="22"/>
              </w:rPr>
            </w:pPr>
          </w:p>
        </w:tc>
        <w:tc>
          <w:tcPr>
            <w:tcW w:w="606" w:type="pct"/>
            <w:vAlign w:val="center"/>
          </w:tcPr>
          <w:p w14:paraId="2F9501EF" w14:textId="77777777" w:rsidR="005B2782" w:rsidRPr="00A40365" w:rsidRDefault="005B2782" w:rsidP="00BF4B1C">
            <w:pPr>
              <w:jc w:val="center"/>
              <w:rPr>
                <w:rFonts w:ascii="Times New Roman" w:hAnsi="Times New Roman" w:cs="Times New Roman"/>
                <w:sz w:val="22"/>
                <w:szCs w:val="22"/>
              </w:rPr>
            </w:pPr>
            <w:r>
              <w:rPr>
                <w:rFonts w:ascii="Times New Roman" w:hAnsi="Times New Roman" w:cs="Times New Roman"/>
                <w:sz w:val="22"/>
                <w:szCs w:val="22"/>
              </w:rPr>
              <w:t>X</w:t>
            </w:r>
          </w:p>
        </w:tc>
        <w:tc>
          <w:tcPr>
            <w:tcW w:w="807" w:type="pct"/>
            <w:vAlign w:val="center"/>
          </w:tcPr>
          <w:p w14:paraId="0277E7BF" w14:textId="77777777" w:rsidR="005B2782" w:rsidRPr="00A40365" w:rsidRDefault="005B2782" w:rsidP="00BF4B1C">
            <w:pPr>
              <w:ind w:left="-109" w:right="-108"/>
              <w:jc w:val="center"/>
              <w:rPr>
                <w:rFonts w:ascii="Times New Roman" w:hAnsi="Times New Roman" w:cs="Times New Roman"/>
                <w:sz w:val="22"/>
                <w:szCs w:val="22"/>
              </w:rPr>
            </w:pPr>
          </w:p>
        </w:tc>
        <w:tc>
          <w:tcPr>
            <w:tcW w:w="975" w:type="pct"/>
            <w:vAlign w:val="center"/>
          </w:tcPr>
          <w:p w14:paraId="4D024D86" w14:textId="77777777" w:rsidR="005B2782" w:rsidRPr="00A40365" w:rsidRDefault="005B2782" w:rsidP="00BF4B1C">
            <w:pPr>
              <w:jc w:val="center"/>
              <w:rPr>
                <w:rFonts w:ascii="Times New Roman" w:hAnsi="Times New Roman" w:cs="Times New Roman"/>
                <w:sz w:val="22"/>
                <w:szCs w:val="22"/>
              </w:rPr>
            </w:pPr>
            <w:r>
              <w:rPr>
                <w:rFonts w:ascii="Times New Roman" w:hAnsi="Times New Roman" w:cs="Times New Roman"/>
                <w:sz w:val="22"/>
                <w:szCs w:val="22"/>
              </w:rPr>
              <w:t>City</w:t>
            </w:r>
          </w:p>
        </w:tc>
      </w:tr>
      <w:tr w:rsidR="00405177" w:rsidRPr="004D6C33" w14:paraId="523F29B9" w14:textId="77777777" w:rsidTr="005B2782">
        <w:trPr>
          <w:jc w:val="center"/>
        </w:trPr>
        <w:tc>
          <w:tcPr>
            <w:tcW w:w="1275" w:type="pct"/>
            <w:vAlign w:val="center"/>
          </w:tcPr>
          <w:p w14:paraId="74A2D28B" w14:textId="77777777" w:rsidR="00405177" w:rsidRDefault="005B2782" w:rsidP="005B2782">
            <w:pPr>
              <w:ind w:right="-96"/>
              <w:rPr>
                <w:rFonts w:ascii="Times New Roman" w:hAnsi="Times New Roman" w:cs="Times New Roman"/>
                <w:b/>
                <w:sz w:val="22"/>
                <w:szCs w:val="22"/>
              </w:rPr>
            </w:pPr>
            <w:r>
              <w:rPr>
                <w:rFonts w:ascii="Times New Roman" w:hAnsi="Times New Roman" w:cs="Times New Roman"/>
                <w:b/>
                <w:sz w:val="22"/>
                <w:szCs w:val="22"/>
              </w:rPr>
              <w:t xml:space="preserve">Full </w:t>
            </w:r>
            <w:r w:rsidR="00405177">
              <w:rPr>
                <w:rFonts w:ascii="Times New Roman" w:hAnsi="Times New Roman" w:cs="Times New Roman"/>
                <w:b/>
                <w:sz w:val="22"/>
                <w:szCs w:val="22"/>
              </w:rPr>
              <w:t>Passenger</w:t>
            </w:r>
            <w:r>
              <w:rPr>
                <w:rFonts w:ascii="Times New Roman" w:hAnsi="Times New Roman" w:cs="Times New Roman"/>
                <w:b/>
                <w:sz w:val="22"/>
                <w:szCs w:val="22"/>
              </w:rPr>
              <w:t xml:space="preserve"> Load</w:t>
            </w:r>
          </w:p>
        </w:tc>
        <w:tc>
          <w:tcPr>
            <w:tcW w:w="922" w:type="pct"/>
            <w:vAlign w:val="center"/>
          </w:tcPr>
          <w:p w14:paraId="25740BAB" w14:textId="77777777" w:rsidR="00405177" w:rsidRDefault="005B2782" w:rsidP="00BF4B1C">
            <w:pPr>
              <w:jc w:val="center"/>
              <w:rPr>
                <w:rFonts w:ascii="Times New Roman" w:hAnsi="Times New Roman" w:cs="Times New Roman"/>
                <w:sz w:val="22"/>
                <w:szCs w:val="22"/>
              </w:rPr>
            </w:pPr>
            <w:r>
              <w:rPr>
                <w:rFonts w:ascii="Times New Roman" w:hAnsi="Times New Roman" w:cs="Times New Roman"/>
                <w:sz w:val="22"/>
                <w:szCs w:val="22"/>
              </w:rPr>
              <w:t>Normal</w:t>
            </w:r>
            <w:r w:rsidR="009808C8">
              <w:rPr>
                <w:rFonts w:ascii="Times New Roman" w:hAnsi="Times New Roman" w:cs="Times New Roman"/>
                <w:sz w:val="22"/>
                <w:szCs w:val="22"/>
              </w:rPr>
              <w:t xml:space="preserve"> (D)</w:t>
            </w:r>
          </w:p>
        </w:tc>
        <w:tc>
          <w:tcPr>
            <w:tcW w:w="415" w:type="pct"/>
            <w:vAlign w:val="center"/>
          </w:tcPr>
          <w:p w14:paraId="6FF06B9F" w14:textId="77777777" w:rsidR="00405177" w:rsidRPr="00A40365" w:rsidRDefault="00405177" w:rsidP="00BF4B1C">
            <w:pPr>
              <w:jc w:val="center"/>
              <w:rPr>
                <w:rFonts w:ascii="Times New Roman" w:hAnsi="Times New Roman" w:cs="Times New Roman"/>
                <w:sz w:val="22"/>
                <w:szCs w:val="22"/>
              </w:rPr>
            </w:pPr>
          </w:p>
        </w:tc>
        <w:tc>
          <w:tcPr>
            <w:tcW w:w="606" w:type="pct"/>
            <w:vAlign w:val="center"/>
          </w:tcPr>
          <w:p w14:paraId="755D9E0E" w14:textId="77777777" w:rsidR="00405177" w:rsidRDefault="005B2782" w:rsidP="00BF4B1C">
            <w:pPr>
              <w:jc w:val="center"/>
              <w:rPr>
                <w:rFonts w:ascii="Times New Roman" w:hAnsi="Times New Roman" w:cs="Times New Roman"/>
                <w:sz w:val="22"/>
                <w:szCs w:val="22"/>
              </w:rPr>
            </w:pPr>
            <w:r>
              <w:rPr>
                <w:rFonts w:ascii="Times New Roman" w:hAnsi="Times New Roman" w:cs="Times New Roman"/>
                <w:sz w:val="22"/>
                <w:szCs w:val="22"/>
              </w:rPr>
              <w:t>X</w:t>
            </w:r>
          </w:p>
        </w:tc>
        <w:tc>
          <w:tcPr>
            <w:tcW w:w="807" w:type="pct"/>
            <w:vAlign w:val="center"/>
          </w:tcPr>
          <w:p w14:paraId="2385837C" w14:textId="77777777" w:rsidR="00405177" w:rsidRPr="00A40365" w:rsidRDefault="005B2782" w:rsidP="00BF4B1C">
            <w:pPr>
              <w:ind w:left="-109" w:right="-108"/>
              <w:jc w:val="center"/>
              <w:rPr>
                <w:rFonts w:ascii="Times New Roman" w:hAnsi="Times New Roman" w:cs="Times New Roman"/>
                <w:sz w:val="22"/>
                <w:szCs w:val="22"/>
              </w:rPr>
            </w:pPr>
            <w:r>
              <w:rPr>
                <w:rFonts w:ascii="Times New Roman" w:hAnsi="Times New Roman" w:cs="Times New Roman"/>
                <w:sz w:val="22"/>
                <w:szCs w:val="22"/>
              </w:rPr>
              <w:t>X</w:t>
            </w:r>
          </w:p>
        </w:tc>
        <w:tc>
          <w:tcPr>
            <w:tcW w:w="975" w:type="pct"/>
            <w:vAlign w:val="center"/>
          </w:tcPr>
          <w:p w14:paraId="54120463" w14:textId="77777777" w:rsidR="00405177" w:rsidRDefault="005B2782" w:rsidP="00BF4B1C">
            <w:pPr>
              <w:jc w:val="center"/>
              <w:rPr>
                <w:rFonts w:ascii="Times New Roman" w:hAnsi="Times New Roman" w:cs="Times New Roman"/>
                <w:sz w:val="22"/>
                <w:szCs w:val="22"/>
              </w:rPr>
            </w:pPr>
            <w:r>
              <w:rPr>
                <w:rFonts w:ascii="Times New Roman" w:hAnsi="Times New Roman" w:cs="Times New Roman"/>
                <w:sz w:val="22"/>
                <w:szCs w:val="22"/>
              </w:rPr>
              <w:t>City</w:t>
            </w:r>
          </w:p>
        </w:tc>
      </w:tr>
      <w:tr w:rsidR="00F6544A" w:rsidRPr="004D6C33" w14:paraId="008DE004" w14:textId="77777777" w:rsidTr="005B2782">
        <w:trPr>
          <w:jc w:val="center"/>
        </w:trPr>
        <w:tc>
          <w:tcPr>
            <w:tcW w:w="1275" w:type="pct"/>
            <w:vAlign w:val="center"/>
          </w:tcPr>
          <w:p w14:paraId="5C307D4A" w14:textId="77777777" w:rsidR="00F6544A" w:rsidRPr="00F6544A" w:rsidRDefault="00F6544A" w:rsidP="00BF4B1C">
            <w:pPr>
              <w:rPr>
                <w:rFonts w:ascii="Times New Roman" w:hAnsi="Times New Roman" w:cs="Times New Roman"/>
                <w:b/>
                <w:sz w:val="22"/>
                <w:szCs w:val="22"/>
              </w:rPr>
            </w:pPr>
            <w:r>
              <w:rPr>
                <w:rFonts w:ascii="Times New Roman" w:hAnsi="Times New Roman" w:cs="Times New Roman"/>
                <w:b/>
                <w:sz w:val="22"/>
                <w:szCs w:val="22"/>
              </w:rPr>
              <w:t>Long Range</w:t>
            </w:r>
          </w:p>
        </w:tc>
        <w:tc>
          <w:tcPr>
            <w:tcW w:w="922" w:type="pct"/>
            <w:vAlign w:val="center"/>
          </w:tcPr>
          <w:p w14:paraId="4B436CFA" w14:textId="77777777" w:rsidR="00F6544A" w:rsidRPr="00F6544A" w:rsidRDefault="00F6544A" w:rsidP="00BF4B1C">
            <w:pPr>
              <w:jc w:val="center"/>
              <w:rPr>
                <w:rFonts w:ascii="Times New Roman" w:hAnsi="Times New Roman" w:cs="Times New Roman"/>
                <w:sz w:val="22"/>
                <w:szCs w:val="22"/>
              </w:rPr>
            </w:pPr>
            <w:r w:rsidRPr="00F95FA8">
              <w:rPr>
                <w:rFonts w:ascii="Times New Roman" w:hAnsi="Times New Roman" w:cs="Times New Roman"/>
                <w:sz w:val="22"/>
                <w:szCs w:val="22"/>
                <w:highlight w:val="yellow"/>
              </w:rPr>
              <w:t>?</w:t>
            </w:r>
          </w:p>
        </w:tc>
        <w:tc>
          <w:tcPr>
            <w:tcW w:w="415" w:type="pct"/>
            <w:vAlign w:val="center"/>
          </w:tcPr>
          <w:p w14:paraId="74B89EA4" w14:textId="77777777" w:rsidR="00F6544A" w:rsidRPr="00F6544A" w:rsidRDefault="00F6544A" w:rsidP="00BF4B1C">
            <w:pPr>
              <w:jc w:val="center"/>
              <w:rPr>
                <w:rFonts w:ascii="Times New Roman" w:hAnsi="Times New Roman" w:cs="Times New Roman"/>
                <w:sz w:val="22"/>
                <w:szCs w:val="22"/>
              </w:rPr>
            </w:pPr>
          </w:p>
        </w:tc>
        <w:tc>
          <w:tcPr>
            <w:tcW w:w="606" w:type="pct"/>
            <w:vAlign w:val="center"/>
          </w:tcPr>
          <w:p w14:paraId="69AAE207" w14:textId="77777777" w:rsidR="00F6544A" w:rsidRPr="00F6544A" w:rsidRDefault="00F6544A" w:rsidP="00BF4B1C">
            <w:pPr>
              <w:jc w:val="center"/>
              <w:rPr>
                <w:rFonts w:ascii="Times New Roman" w:hAnsi="Times New Roman" w:cs="Times New Roman"/>
                <w:sz w:val="22"/>
                <w:szCs w:val="22"/>
              </w:rPr>
            </w:pPr>
            <w:r>
              <w:rPr>
                <w:rFonts w:ascii="Times New Roman" w:hAnsi="Times New Roman" w:cs="Times New Roman"/>
                <w:sz w:val="22"/>
                <w:szCs w:val="22"/>
              </w:rPr>
              <w:t>X</w:t>
            </w:r>
          </w:p>
        </w:tc>
        <w:tc>
          <w:tcPr>
            <w:tcW w:w="807" w:type="pct"/>
            <w:vAlign w:val="center"/>
          </w:tcPr>
          <w:p w14:paraId="5BAE0879" w14:textId="77777777" w:rsidR="00F6544A" w:rsidRPr="00F6544A" w:rsidRDefault="00F6544A" w:rsidP="00BF4B1C">
            <w:pPr>
              <w:ind w:left="-109" w:right="-108"/>
              <w:jc w:val="center"/>
              <w:rPr>
                <w:rFonts w:ascii="Times New Roman" w:hAnsi="Times New Roman" w:cs="Times New Roman"/>
                <w:sz w:val="22"/>
                <w:szCs w:val="22"/>
              </w:rPr>
            </w:pPr>
          </w:p>
        </w:tc>
        <w:tc>
          <w:tcPr>
            <w:tcW w:w="975" w:type="pct"/>
            <w:vAlign w:val="center"/>
          </w:tcPr>
          <w:p w14:paraId="3E87F34E" w14:textId="77777777" w:rsidR="00F6544A" w:rsidRPr="00F6544A" w:rsidRDefault="00F6544A" w:rsidP="00BF4B1C">
            <w:pPr>
              <w:jc w:val="center"/>
              <w:rPr>
                <w:rFonts w:ascii="Times New Roman" w:hAnsi="Times New Roman" w:cs="Times New Roman"/>
                <w:sz w:val="22"/>
                <w:szCs w:val="22"/>
              </w:rPr>
            </w:pPr>
            <w:r w:rsidRPr="00935EA6">
              <w:rPr>
                <w:rFonts w:ascii="Times New Roman" w:hAnsi="Times New Roman" w:cs="Times New Roman"/>
                <w:sz w:val="22"/>
                <w:szCs w:val="22"/>
              </w:rPr>
              <w:t>City/Highway</w:t>
            </w:r>
          </w:p>
        </w:tc>
      </w:tr>
    </w:tbl>
    <w:p w14:paraId="5DD7A369" w14:textId="77777777" w:rsidR="00E46022" w:rsidRDefault="00E46022" w:rsidP="00E46022">
      <w:pPr>
        <w:rPr>
          <w:rFonts w:ascii="Times New Roman" w:eastAsiaTheme="majorEastAsia" w:hAnsi="Times New Roman" w:cs="Times New Roman"/>
          <w:b/>
          <w:bCs/>
          <w:color w:val="4F81BD" w:themeColor="accent1"/>
          <w:sz w:val="26"/>
          <w:szCs w:val="26"/>
        </w:rPr>
      </w:pPr>
    </w:p>
    <w:p w14:paraId="34A4E88F" w14:textId="77777777" w:rsidR="003369D6" w:rsidRPr="00935EA6" w:rsidRDefault="003369D6" w:rsidP="003369D6">
      <w:pPr>
        <w:rPr>
          <w:rFonts w:ascii="Times New Roman" w:hAnsi="Times New Roman" w:cs="Times New Roman"/>
        </w:rPr>
      </w:pPr>
    </w:p>
    <w:p w14:paraId="357A8D17" w14:textId="77777777" w:rsidR="003369D6" w:rsidRPr="00F95FA8" w:rsidRDefault="003369D6" w:rsidP="00F95FA8">
      <w:pPr>
        <w:jc w:val="center"/>
        <w:rPr>
          <w:rFonts w:ascii="Times New Roman" w:hAnsi="Times New Roman" w:cs="Times New Roman"/>
          <w:b/>
          <w:bCs/>
          <w:sz w:val="18"/>
          <w:szCs w:val="18"/>
        </w:rPr>
      </w:pPr>
      <w:r w:rsidRPr="00F95FA8">
        <w:rPr>
          <w:rFonts w:ascii="Times New Roman" w:hAnsi="Times New Roman" w:cs="Times New Roman"/>
          <w:noProof/>
        </w:rPr>
        <w:lastRenderedPageBreak/>
        <w:drawing>
          <wp:inline distT="0" distB="0" distL="0" distR="0" wp14:anchorId="4EA7A83B" wp14:editId="10EDBD52">
            <wp:extent cx="5193558" cy="187642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492" t="35571" r="19286" b="30456"/>
                    <a:stretch/>
                  </pic:blipFill>
                  <pic:spPr bwMode="auto">
                    <a:xfrm>
                      <a:off x="0" y="0"/>
                      <a:ext cx="5202481" cy="1879649"/>
                    </a:xfrm>
                    <a:prstGeom prst="rect">
                      <a:avLst/>
                    </a:prstGeom>
                    <a:ln>
                      <a:noFill/>
                    </a:ln>
                    <a:extLst>
                      <a:ext uri="{53640926-AAD7-44d8-BBD7-CCE9431645EC}">
                        <a14:shadowObscured xmlns:a14="http://schemas.microsoft.com/office/drawing/2010/main"/>
                      </a:ext>
                    </a:extLst>
                  </pic:spPr>
                </pic:pic>
              </a:graphicData>
            </a:graphic>
          </wp:inline>
        </w:drawing>
      </w:r>
      <w:r w:rsidRPr="00F95FA8">
        <w:rPr>
          <w:rFonts w:ascii="Times New Roman" w:hAnsi="Times New Roman" w:cs="Times New Roman"/>
          <w:b/>
          <w:bCs/>
          <w:sz w:val="18"/>
          <w:szCs w:val="18"/>
        </w:rPr>
        <w:t xml:space="preserve">Figure </w:t>
      </w:r>
      <w:r w:rsidRPr="00F95FA8">
        <w:rPr>
          <w:rFonts w:ascii="Times New Roman" w:hAnsi="Times New Roman" w:cs="Times New Roman"/>
          <w:sz w:val="18"/>
          <w:szCs w:val="18"/>
        </w:rPr>
        <w:t>5</w:t>
      </w:r>
      <w:r w:rsidRPr="00F95FA8">
        <w:rPr>
          <w:rFonts w:ascii="Times New Roman" w:hAnsi="Times New Roman" w:cs="Times New Roman"/>
          <w:b/>
          <w:bCs/>
          <w:sz w:val="18"/>
          <w:szCs w:val="18"/>
        </w:rPr>
        <w:t>: ‘City’ route for testing Volt performance (Google Map, 2014)</w:t>
      </w:r>
    </w:p>
    <w:p w14:paraId="39838EB6" w14:textId="77777777" w:rsidR="003369D6" w:rsidRDefault="003369D6" w:rsidP="00E46022">
      <w:pPr>
        <w:rPr>
          <w:rFonts w:ascii="Times New Roman" w:eastAsiaTheme="majorEastAsia" w:hAnsi="Times New Roman" w:cs="Times New Roman"/>
          <w:b/>
          <w:bCs/>
          <w:color w:val="4F81BD" w:themeColor="accent1"/>
          <w:sz w:val="26"/>
          <w:szCs w:val="26"/>
        </w:rPr>
      </w:pPr>
    </w:p>
    <w:p w14:paraId="0706B06A" w14:textId="77777777" w:rsidR="003369D6" w:rsidRPr="00F95FA8" w:rsidRDefault="003369D6" w:rsidP="00E46022">
      <w:pPr>
        <w:rPr>
          <w:rFonts w:ascii="Times New Roman" w:eastAsiaTheme="majorEastAsia" w:hAnsi="Times New Roman" w:cs="Times New Roman"/>
          <w:b/>
          <w:bCs/>
          <w:color w:val="4F81BD" w:themeColor="accent1"/>
          <w:sz w:val="26"/>
          <w:szCs w:val="26"/>
        </w:rPr>
      </w:pPr>
    </w:p>
    <w:p w14:paraId="26AA933F" w14:textId="77777777" w:rsidR="00E46022" w:rsidRPr="00F95FA8" w:rsidRDefault="00E46022" w:rsidP="00F95FA8">
      <w:pPr>
        <w:jc w:val="center"/>
        <w:rPr>
          <w:rFonts w:ascii="Times New Roman" w:hAnsi="Times New Roman" w:cs="Times New Roman"/>
        </w:rPr>
      </w:pPr>
      <w:r w:rsidRPr="00F95FA8">
        <w:rPr>
          <w:rFonts w:ascii="Times New Roman" w:hAnsi="Times New Roman" w:cs="Times New Roman"/>
          <w:noProof/>
        </w:rPr>
        <w:drawing>
          <wp:inline distT="0" distB="0" distL="0" distR="0" wp14:anchorId="0B84BD1F" wp14:editId="7E5808ED">
            <wp:extent cx="2143897" cy="2749159"/>
            <wp:effectExtent l="0" t="0" r="889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Outh test.jpg"/>
                    <pic:cNvPicPr/>
                  </pic:nvPicPr>
                  <pic:blipFill rotWithShape="1">
                    <a:blip r:embed="rId14">
                      <a:extLst>
                        <a:ext uri="{28A0092B-C50C-407E-A947-70E740481C1C}">
                          <a14:useLocalDpi xmlns:a14="http://schemas.microsoft.com/office/drawing/2010/main" val="0"/>
                        </a:ext>
                      </a:extLst>
                    </a:blip>
                    <a:srcRect l="23052" t="24538" r="40646" b="32223"/>
                    <a:stretch/>
                  </pic:blipFill>
                  <pic:spPr bwMode="auto">
                    <a:xfrm>
                      <a:off x="0" y="0"/>
                      <a:ext cx="2147902" cy="2754294"/>
                    </a:xfrm>
                    <a:prstGeom prst="rect">
                      <a:avLst/>
                    </a:prstGeom>
                    <a:ln>
                      <a:noFill/>
                    </a:ln>
                    <a:extLst>
                      <a:ext uri="{53640926-AAD7-44d8-BBD7-CCE9431645EC}">
                        <a14:shadowObscured xmlns:a14="http://schemas.microsoft.com/office/drawing/2010/main"/>
                      </a:ext>
                    </a:extLst>
                  </pic:spPr>
                </pic:pic>
              </a:graphicData>
            </a:graphic>
          </wp:inline>
        </w:drawing>
      </w:r>
    </w:p>
    <w:p w14:paraId="78DFAF53" w14:textId="77777777" w:rsidR="00E46022" w:rsidRPr="00F95FA8" w:rsidRDefault="00E46022" w:rsidP="00F95FA8">
      <w:pPr>
        <w:pStyle w:val="Caption"/>
        <w:spacing w:after="0"/>
        <w:jc w:val="center"/>
        <w:rPr>
          <w:rFonts w:ascii="Times New Roman" w:hAnsi="Times New Roman" w:cs="Times New Roman"/>
          <w:color w:val="auto"/>
        </w:rPr>
      </w:pPr>
      <w:r w:rsidRPr="00F95FA8">
        <w:rPr>
          <w:rFonts w:ascii="Times New Roman" w:hAnsi="Times New Roman" w:cs="Times New Roman"/>
          <w:color w:val="auto"/>
        </w:rPr>
        <w:t xml:space="preserve">Figure </w:t>
      </w:r>
      <w:r w:rsidR="00F465F7">
        <w:rPr>
          <w:rFonts w:ascii="Times New Roman" w:hAnsi="Times New Roman" w:cs="Times New Roman"/>
          <w:color w:val="auto"/>
        </w:rPr>
        <w:t>6</w:t>
      </w:r>
      <w:r w:rsidRPr="00F95FA8">
        <w:rPr>
          <w:rFonts w:ascii="Times New Roman" w:hAnsi="Times New Roman" w:cs="Times New Roman"/>
          <w:color w:val="auto"/>
        </w:rPr>
        <w:t>: ‘Highway’ route for testing Volt performance (Google Map 2014)</w:t>
      </w:r>
    </w:p>
    <w:p w14:paraId="38560262" w14:textId="77777777" w:rsidR="003369D6" w:rsidRDefault="003369D6" w:rsidP="003369D6">
      <w:pPr>
        <w:rPr>
          <w:rFonts w:ascii="Times New Roman" w:hAnsi="Times New Roman" w:cs="Times New Roman"/>
          <w:b/>
        </w:rPr>
      </w:pPr>
    </w:p>
    <w:p w14:paraId="56A62D8F" w14:textId="77777777" w:rsidR="003369D6" w:rsidRPr="00935EA6" w:rsidRDefault="003369D6" w:rsidP="003369D6">
      <w:pPr>
        <w:rPr>
          <w:rFonts w:ascii="Times New Roman" w:hAnsi="Times New Roman" w:cs="Times New Roman"/>
        </w:rPr>
      </w:pPr>
    </w:p>
    <w:p w14:paraId="402EBD7C" w14:textId="77777777" w:rsidR="003369D6" w:rsidRPr="00935EA6" w:rsidRDefault="003369D6" w:rsidP="003369D6">
      <w:pPr>
        <w:rPr>
          <w:rFonts w:ascii="Times New Roman" w:eastAsia="Calibri" w:hAnsi="Times New Roman" w:cs="Times New Roman"/>
          <w:sz w:val="22"/>
          <w:szCs w:val="22"/>
          <w:lang w:val="en-AU"/>
        </w:rPr>
      </w:pPr>
      <w:r w:rsidRPr="00F95FA8">
        <w:rPr>
          <w:rFonts w:ascii="Times New Roman" w:eastAsia="Calibri" w:hAnsi="Times New Roman" w:cs="Times New Roman"/>
          <w:noProof/>
          <w:sz w:val="22"/>
          <w:szCs w:val="22"/>
        </w:rPr>
        <w:drawing>
          <wp:inline distT="0" distB="0" distL="0" distR="0" wp14:anchorId="125B74EB" wp14:editId="59A128EC">
            <wp:extent cx="5047735" cy="1940796"/>
            <wp:effectExtent l="0" t="0" r="635" b="2540"/>
            <wp:docPr id="20" name="Picture 5" descr="MUrdoch - kalamun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rdoch - kalamunda.jpg"/>
                    <pic:cNvPicPr/>
                  </pic:nvPicPr>
                  <pic:blipFill rotWithShape="1">
                    <a:blip r:embed="rId15" cstate="print"/>
                    <a:srcRect l="1" t="7592" r="12824" b="38816"/>
                    <a:stretch/>
                  </pic:blipFill>
                  <pic:spPr bwMode="auto">
                    <a:xfrm>
                      <a:off x="0" y="0"/>
                      <a:ext cx="5052867" cy="1942769"/>
                    </a:xfrm>
                    <a:prstGeom prst="rect">
                      <a:avLst/>
                    </a:prstGeom>
                    <a:ln>
                      <a:noFill/>
                    </a:ln>
                    <a:extLst>
                      <a:ext uri="{53640926-AAD7-44d8-BBD7-CCE9431645EC}">
                        <a14:shadowObscured xmlns:a14="http://schemas.microsoft.com/office/drawing/2010/main"/>
                      </a:ext>
                    </a:extLst>
                  </pic:spPr>
                </pic:pic>
              </a:graphicData>
            </a:graphic>
          </wp:inline>
        </w:drawing>
      </w:r>
    </w:p>
    <w:p w14:paraId="5C282585" w14:textId="77777777" w:rsidR="003369D6" w:rsidRPr="00935EA6" w:rsidRDefault="003369D6" w:rsidP="003369D6">
      <w:pPr>
        <w:rPr>
          <w:rFonts w:ascii="Times New Roman" w:eastAsia="Calibri" w:hAnsi="Times New Roman" w:cs="Times New Roman"/>
          <w:sz w:val="22"/>
          <w:szCs w:val="22"/>
          <w:lang w:val="en-AU"/>
        </w:rPr>
      </w:pPr>
    </w:p>
    <w:p w14:paraId="0B34599A" w14:textId="77777777" w:rsidR="003369D6" w:rsidRPr="00935EA6" w:rsidRDefault="003369D6" w:rsidP="003369D6">
      <w:pPr>
        <w:rPr>
          <w:rFonts w:ascii="Times New Roman" w:eastAsia="Calibri" w:hAnsi="Times New Roman" w:cs="Times New Roman"/>
          <w:sz w:val="22"/>
          <w:szCs w:val="22"/>
          <w:lang w:val="en-AU"/>
        </w:rPr>
      </w:pPr>
      <w:r w:rsidRPr="00F95FA8">
        <w:rPr>
          <w:rFonts w:ascii="Times New Roman" w:eastAsia="Calibri" w:hAnsi="Times New Roman" w:cs="Times New Roman"/>
          <w:noProof/>
          <w:sz w:val="22"/>
          <w:szCs w:val="22"/>
        </w:rPr>
        <w:lastRenderedPageBreak/>
        <w:drawing>
          <wp:inline distT="0" distB="0" distL="0" distR="0" wp14:anchorId="16ABBF80" wp14:editId="55DE5C34">
            <wp:extent cx="5047735" cy="2015678"/>
            <wp:effectExtent l="0" t="0" r="635" b="3810"/>
            <wp:docPr id="21" name="Picture 6" descr="Kalamunda - Murdo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lamunda - Murdoch.jpg"/>
                    <pic:cNvPicPr/>
                  </pic:nvPicPr>
                  <pic:blipFill rotWithShape="1">
                    <a:blip r:embed="rId16" cstate="print"/>
                    <a:srcRect r="15082" b="45780"/>
                    <a:stretch/>
                  </pic:blipFill>
                  <pic:spPr bwMode="auto">
                    <a:xfrm>
                      <a:off x="0" y="0"/>
                      <a:ext cx="5051551" cy="2017202"/>
                    </a:xfrm>
                    <a:prstGeom prst="rect">
                      <a:avLst/>
                    </a:prstGeom>
                    <a:ln>
                      <a:noFill/>
                    </a:ln>
                    <a:extLst>
                      <a:ext uri="{53640926-AAD7-44d8-BBD7-CCE9431645EC}">
                        <a14:shadowObscured xmlns:a14="http://schemas.microsoft.com/office/drawing/2010/main"/>
                      </a:ext>
                    </a:extLst>
                  </pic:spPr>
                </pic:pic>
              </a:graphicData>
            </a:graphic>
          </wp:inline>
        </w:drawing>
      </w:r>
    </w:p>
    <w:p w14:paraId="725E2D34" w14:textId="77777777" w:rsidR="003369D6" w:rsidRPr="00935EA6" w:rsidRDefault="003369D6" w:rsidP="003369D6">
      <w:pPr>
        <w:spacing w:after="200"/>
        <w:jc w:val="center"/>
        <w:rPr>
          <w:rFonts w:ascii="Times New Roman" w:eastAsia="Calibri" w:hAnsi="Times New Roman" w:cs="Times New Roman"/>
          <w:b/>
          <w:bCs/>
          <w:sz w:val="18"/>
          <w:szCs w:val="18"/>
          <w:lang w:val="en-AU"/>
        </w:rPr>
      </w:pPr>
      <w:r w:rsidRPr="00935EA6">
        <w:rPr>
          <w:rFonts w:ascii="Times New Roman" w:eastAsia="Calibri" w:hAnsi="Times New Roman" w:cs="Times New Roman"/>
          <w:b/>
          <w:bCs/>
          <w:sz w:val="18"/>
          <w:szCs w:val="18"/>
          <w:lang w:val="en-AU"/>
        </w:rPr>
        <w:t xml:space="preserve">Figure </w:t>
      </w:r>
      <w:r w:rsidR="002A3539">
        <w:rPr>
          <w:rFonts w:ascii="Times New Roman" w:eastAsia="Calibri" w:hAnsi="Times New Roman" w:cs="Times New Roman"/>
          <w:b/>
          <w:bCs/>
          <w:sz w:val="18"/>
          <w:szCs w:val="18"/>
          <w:lang w:val="en-AU"/>
        </w:rPr>
        <w:t>7</w:t>
      </w:r>
      <w:r w:rsidRPr="00935EA6">
        <w:rPr>
          <w:rFonts w:ascii="Times New Roman" w:eastAsia="Calibri" w:hAnsi="Times New Roman" w:cs="Times New Roman"/>
          <w:b/>
          <w:bCs/>
          <w:sz w:val="18"/>
          <w:szCs w:val="18"/>
          <w:lang w:val="en-AU"/>
        </w:rPr>
        <w:t xml:space="preserve">: Extended range driving routes from MU </w:t>
      </w:r>
      <w:r>
        <w:rPr>
          <w:rFonts w:ascii="Times New Roman" w:eastAsia="Calibri" w:hAnsi="Times New Roman" w:cs="Times New Roman"/>
          <w:b/>
          <w:bCs/>
          <w:sz w:val="18"/>
          <w:szCs w:val="18"/>
          <w:lang w:val="en-AU"/>
        </w:rPr>
        <w:t xml:space="preserve">to </w:t>
      </w:r>
      <w:r w:rsidRPr="00935EA6">
        <w:rPr>
          <w:rFonts w:ascii="Times New Roman" w:eastAsia="Calibri" w:hAnsi="Times New Roman" w:cs="Times New Roman"/>
          <w:b/>
          <w:bCs/>
          <w:sz w:val="18"/>
          <w:szCs w:val="18"/>
          <w:lang w:val="en-AU"/>
        </w:rPr>
        <w:t>Kalamunda and return.</w:t>
      </w:r>
    </w:p>
    <w:p w14:paraId="21F90FF0" w14:textId="77777777" w:rsidR="003369D6" w:rsidRPr="00935EA6" w:rsidRDefault="003369D6" w:rsidP="003369D6">
      <w:pPr>
        <w:rPr>
          <w:rFonts w:ascii="Times New Roman" w:hAnsi="Times New Roman" w:cs="Times New Roman"/>
        </w:rPr>
      </w:pPr>
    </w:p>
    <w:p w14:paraId="6AE54154" w14:textId="77777777" w:rsidR="005E5091" w:rsidRPr="00F95FA8" w:rsidRDefault="005E5091" w:rsidP="00985D47">
      <w:pPr>
        <w:pStyle w:val="Heading2"/>
        <w:jc w:val="both"/>
        <w:rPr>
          <w:rFonts w:ascii="Times New Roman" w:eastAsiaTheme="minorEastAsia" w:hAnsi="Times New Roman" w:cs="Times New Roman"/>
          <w:bCs w:val="0"/>
          <w:color w:val="auto"/>
          <w:sz w:val="24"/>
          <w:szCs w:val="24"/>
        </w:rPr>
      </w:pPr>
      <w:r w:rsidRPr="00F95FA8">
        <w:rPr>
          <w:rFonts w:ascii="Times New Roman" w:eastAsiaTheme="minorEastAsia" w:hAnsi="Times New Roman" w:cs="Times New Roman"/>
          <w:bCs w:val="0"/>
          <w:color w:val="auto"/>
          <w:sz w:val="24"/>
          <w:szCs w:val="24"/>
        </w:rPr>
        <w:t>Results</w:t>
      </w:r>
      <w:r w:rsidR="0024613F" w:rsidRPr="00F95FA8">
        <w:rPr>
          <w:rFonts w:ascii="Times New Roman" w:eastAsiaTheme="minorEastAsia" w:hAnsi="Times New Roman" w:cs="Times New Roman"/>
          <w:bCs w:val="0"/>
          <w:color w:val="auto"/>
          <w:sz w:val="24"/>
          <w:szCs w:val="24"/>
        </w:rPr>
        <w:t xml:space="preserve"> and Discussion</w:t>
      </w:r>
      <w:r w:rsidR="002B20CD">
        <w:rPr>
          <w:rFonts w:ascii="Times New Roman" w:eastAsiaTheme="minorEastAsia" w:hAnsi="Times New Roman" w:cs="Times New Roman"/>
          <w:bCs w:val="0"/>
          <w:color w:val="auto"/>
          <w:sz w:val="24"/>
          <w:szCs w:val="24"/>
        </w:rPr>
        <w:t xml:space="preserve">: </w:t>
      </w:r>
      <w:r w:rsidR="008E24A3" w:rsidRPr="00F95FA8">
        <w:rPr>
          <w:rFonts w:ascii="Times New Roman" w:eastAsiaTheme="minorEastAsia" w:hAnsi="Times New Roman" w:cs="Times New Roman"/>
          <w:bCs w:val="0"/>
          <w:color w:val="auto"/>
          <w:sz w:val="24"/>
          <w:szCs w:val="24"/>
        </w:rPr>
        <w:t>Assessment 1</w:t>
      </w:r>
      <w:r w:rsidR="002B20CD">
        <w:rPr>
          <w:rFonts w:ascii="Times New Roman" w:eastAsiaTheme="minorEastAsia" w:hAnsi="Times New Roman" w:cs="Times New Roman"/>
          <w:bCs w:val="0"/>
          <w:color w:val="auto"/>
          <w:sz w:val="24"/>
          <w:szCs w:val="24"/>
        </w:rPr>
        <w:t xml:space="preserve"> (</w:t>
      </w:r>
      <w:r w:rsidR="008E24A3" w:rsidRPr="00F95FA8">
        <w:rPr>
          <w:rFonts w:ascii="Times New Roman" w:eastAsiaTheme="minorEastAsia" w:hAnsi="Times New Roman" w:cs="Times New Roman"/>
          <w:bCs w:val="0"/>
          <w:color w:val="auto"/>
          <w:sz w:val="24"/>
          <w:szCs w:val="24"/>
        </w:rPr>
        <w:t xml:space="preserve">Volt vs. </w:t>
      </w:r>
      <w:r w:rsidR="00D35687">
        <w:rPr>
          <w:rFonts w:ascii="Times New Roman" w:eastAsiaTheme="minorEastAsia" w:hAnsi="Times New Roman" w:cs="Times New Roman"/>
          <w:bCs w:val="0"/>
          <w:color w:val="auto"/>
          <w:sz w:val="24"/>
          <w:szCs w:val="24"/>
        </w:rPr>
        <w:t xml:space="preserve">REV </w:t>
      </w:r>
      <w:r w:rsidR="008E24A3" w:rsidRPr="00F95FA8">
        <w:rPr>
          <w:rFonts w:ascii="Times New Roman" w:eastAsiaTheme="minorEastAsia" w:hAnsi="Times New Roman" w:cs="Times New Roman"/>
          <w:bCs w:val="0"/>
          <w:color w:val="auto"/>
          <w:sz w:val="24"/>
          <w:szCs w:val="24"/>
        </w:rPr>
        <w:t>Eco Performance</w:t>
      </w:r>
      <w:r w:rsidR="002B20CD">
        <w:rPr>
          <w:rFonts w:ascii="Times New Roman" w:eastAsiaTheme="minorEastAsia" w:hAnsi="Times New Roman" w:cs="Times New Roman"/>
          <w:bCs w:val="0"/>
          <w:color w:val="auto"/>
          <w:sz w:val="24"/>
          <w:szCs w:val="24"/>
        </w:rPr>
        <w:t>)</w:t>
      </w:r>
    </w:p>
    <w:p w14:paraId="780816DE" w14:textId="77777777" w:rsidR="009C2B89" w:rsidRDefault="009C2B89" w:rsidP="00F95FA8">
      <w:pPr>
        <w:ind w:firstLine="720"/>
        <w:jc w:val="both"/>
        <w:rPr>
          <w:rFonts w:ascii="Times New Roman" w:hAnsi="Times New Roman" w:cs="Times New Roman"/>
        </w:rPr>
      </w:pPr>
    </w:p>
    <w:p w14:paraId="69623D74" w14:textId="77777777" w:rsidR="0024613F" w:rsidRPr="00F95FA8" w:rsidRDefault="00BF7610" w:rsidP="00F95FA8">
      <w:pPr>
        <w:ind w:firstLine="720"/>
        <w:jc w:val="both"/>
        <w:rPr>
          <w:rFonts w:ascii="Times New Roman" w:hAnsi="Times New Roman" w:cs="Times New Roman"/>
        </w:rPr>
      </w:pPr>
      <w:r w:rsidRPr="00F95FA8">
        <w:rPr>
          <w:rFonts w:ascii="Times New Roman" w:hAnsi="Times New Roman" w:cs="Times New Roman"/>
        </w:rPr>
        <w:t>F</w:t>
      </w:r>
      <w:r w:rsidR="00094554" w:rsidRPr="00F95FA8">
        <w:rPr>
          <w:rFonts w:ascii="Times New Roman" w:hAnsi="Times New Roman" w:cs="Times New Roman"/>
        </w:rPr>
        <w:t xml:space="preserve">igure </w:t>
      </w:r>
      <w:r w:rsidR="002A3539">
        <w:rPr>
          <w:rFonts w:ascii="Times New Roman" w:hAnsi="Times New Roman" w:cs="Times New Roman"/>
        </w:rPr>
        <w:t>8</w:t>
      </w:r>
      <w:r w:rsidRPr="00F95FA8">
        <w:rPr>
          <w:rFonts w:ascii="Times New Roman" w:hAnsi="Times New Roman" w:cs="Times New Roman"/>
        </w:rPr>
        <w:t xml:space="preserve"> </w:t>
      </w:r>
      <w:r w:rsidR="002879DF" w:rsidRPr="00F95FA8">
        <w:rPr>
          <w:rFonts w:ascii="Times New Roman" w:hAnsi="Times New Roman" w:cs="Times New Roman"/>
        </w:rPr>
        <w:t xml:space="preserve">shows the </w:t>
      </w:r>
      <w:r w:rsidRPr="00F95FA8">
        <w:rPr>
          <w:rFonts w:ascii="Times New Roman" w:hAnsi="Times New Roman" w:cs="Times New Roman"/>
        </w:rPr>
        <w:t>energy</w:t>
      </w:r>
      <w:r w:rsidR="002879DF" w:rsidRPr="00F95FA8">
        <w:rPr>
          <w:rFonts w:ascii="Times New Roman" w:hAnsi="Times New Roman" w:cs="Times New Roman"/>
        </w:rPr>
        <w:t xml:space="preserve"> consumption of the Volt </w:t>
      </w:r>
      <w:r w:rsidRPr="00F95FA8">
        <w:rPr>
          <w:rFonts w:ascii="Times New Roman" w:hAnsi="Times New Roman" w:cs="Times New Roman"/>
        </w:rPr>
        <w:t>in comparison with the</w:t>
      </w:r>
      <w:r w:rsidR="002879DF" w:rsidRPr="00F95FA8">
        <w:rPr>
          <w:rFonts w:ascii="Times New Roman" w:hAnsi="Times New Roman" w:cs="Times New Roman"/>
        </w:rPr>
        <w:t xml:space="preserve"> </w:t>
      </w:r>
      <w:r w:rsidR="00D35687">
        <w:rPr>
          <w:rFonts w:ascii="Times New Roman" w:hAnsi="Times New Roman" w:cs="Times New Roman"/>
        </w:rPr>
        <w:t xml:space="preserve">REV </w:t>
      </w:r>
      <w:r w:rsidR="002879DF" w:rsidRPr="00F95FA8">
        <w:rPr>
          <w:rFonts w:ascii="Times New Roman" w:hAnsi="Times New Roman" w:cs="Times New Roman"/>
        </w:rPr>
        <w:t>Eco</w:t>
      </w:r>
      <w:r w:rsidRPr="00F95FA8">
        <w:rPr>
          <w:rFonts w:ascii="Times New Roman" w:hAnsi="Times New Roman" w:cs="Times New Roman"/>
        </w:rPr>
        <w:t xml:space="preserve"> across the range of tests</w:t>
      </w:r>
      <w:r w:rsidR="002879DF" w:rsidRPr="00F95FA8">
        <w:rPr>
          <w:rFonts w:ascii="Times New Roman" w:hAnsi="Times New Roman" w:cs="Times New Roman"/>
        </w:rPr>
        <w:t>.</w:t>
      </w:r>
      <w:r w:rsidR="0024613F" w:rsidRPr="00F95FA8">
        <w:rPr>
          <w:rFonts w:ascii="Times New Roman" w:hAnsi="Times New Roman" w:cs="Times New Roman"/>
        </w:rPr>
        <w:t xml:space="preserve"> Figure </w:t>
      </w:r>
      <w:r w:rsidR="002A3539">
        <w:rPr>
          <w:rFonts w:ascii="Times New Roman" w:hAnsi="Times New Roman" w:cs="Times New Roman"/>
        </w:rPr>
        <w:t>9</w:t>
      </w:r>
      <w:r w:rsidR="0024613F" w:rsidRPr="00F95FA8">
        <w:rPr>
          <w:rFonts w:ascii="Times New Roman" w:hAnsi="Times New Roman" w:cs="Times New Roman"/>
        </w:rPr>
        <w:t xml:space="preserve"> presents</w:t>
      </w:r>
      <w:r w:rsidR="00F465F7">
        <w:rPr>
          <w:rFonts w:ascii="Times New Roman" w:hAnsi="Times New Roman" w:cs="Times New Roman"/>
        </w:rPr>
        <w:t xml:space="preserve"> </w:t>
      </w:r>
      <w:r w:rsidR="0024613F" w:rsidRPr="00F95FA8">
        <w:rPr>
          <w:rFonts w:ascii="Times New Roman" w:hAnsi="Times New Roman" w:cs="Times New Roman"/>
        </w:rPr>
        <w:t xml:space="preserve">the relative percentage difference of energy consumption in the tests above that of the lowest </w:t>
      </w:r>
      <w:r w:rsidR="005164AD" w:rsidRPr="00F95FA8">
        <w:rPr>
          <w:rFonts w:ascii="Times New Roman" w:hAnsi="Times New Roman" w:cs="Times New Roman"/>
        </w:rPr>
        <w:t xml:space="preserve">level of </w:t>
      </w:r>
      <w:r w:rsidR="0024613F" w:rsidRPr="00F95FA8">
        <w:rPr>
          <w:rFonts w:ascii="Times New Roman" w:hAnsi="Times New Roman" w:cs="Times New Roman"/>
        </w:rPr>
        <w:t xml:space="preserve">energy consumed in any individual test </w:t>
      </w:r>
      <w:r w:rsidR="005164AD" w:rsidRPr="00F95FA8">
        <w:rPr>
          <w:rFonts w:ascii="Times New Roman" w:hAnsi="Times New Roman" w:cs="Times New Roman"/>
        </w:rPr>
        <w:t>(</w:t>
      </w:r>
      <w:r w:rsidR="0024613F" w:rsidRPr="00F95FA8">
        <w:rPr>
          <w:rFonts w:ascii="Times New Roman" w:hAnsi="Times New Roman" w:cs="Times New Roman"/>
        </w:rPr>
        <w:t xml:space="preserve">i.e. using the </w:t>
      </w:r>
      <w:r w:rsidR="005164AD" w:rsidRPr="00F95FA8">
        <w:rPr>
          <w:rFonts w:ascii="Times New Roman" w:hAnsi="Times New Roman" w:cs="Times New Roman"/>
        </w:rPr>
        <w:t>‘</w:t>
      </w:r>
      <w:r w:rsidR="0024613F" w:rsidRPr="00F95FA8">
        <w:rPr>
          <w:rFonts w:ascii="Times New Roman" w:hAnsi="Times New Roman" w:cs="Times New Roman"/>
        </w:rPr>
        <w:t>city</w:t>
      </w:r>
      <w:r w:rsidR="005164AD" w:rsidRPr="00F95FA8">
        <w:rPr>
          <w:rFonts w:ascii="Times New Roman" w:hAnsi="Times New Roman" w:cs="Times New Roman"/>
        </w:rPr>
        <w:t>’</w:t>
      </w:r>
      <w:r w:rsidR="0024613F" w:rsidRPr="00F95FA8">
        <w:rPr>
          <w:rFonts w:ascii="Times New Roman" w:hAnsi="Times New Roman" w:cs="Times New Roman"/>
        </w:rPr>
        <w:t xml:space="preserve"> off-peak data as a baseline</w:t>
      </w:r>
      <w:r w:rsidR="005164AD" w:rsidRPr="00F95FA8">
        <w:rPr>
          <w:rFonts w:ascii="Times New Roman" w:hAnsi="Times New Roman" w:cs="Times New Roman"/>
        </w:rPr>
        <w:t>)</w:t>
      </w:r>
      <w:r w:rsidR="0024613F" w:rsidRPr="00F95FA8">
        <w:rPr>
          <w:rFonts w:ascii="Times New Roman" w:hAnsi="Times New Roman" w:cs="Times New Roman"/>
        </w:rPr>
        <w:t>.</w:t>
      </w:r>
      <w:r w:rsidR="009250DD" w:rsidRPr="00F95FA8">
        <w:rPr>
          <w:rFonts w:ascii="Times New Roman" w:hAnsi="Times New Roman" w:cs="Times New Roman"/>
        </w:rPr>
        <w:t xml:space="preserve"> </w:t>
      </w:r>
      <w:r w:rsidR="0024613F" w:rsidRPr="00F95FA8">
        <w:rPr>
          <w:rFonts w:ascii="Times New Roman" w:hAnsi="Times New Roman" w:cs="Times New Roman"/>
        </w:rPr>
        <w:t xml:space="preserve">The results show that the more finely-tuned </w:t>
      </w:r>
      <w:r w:rsidR="005164AD" w:rsidRPr="00F95FA8">
        <w:rPr>
          <w:rFonts w:ascii="Times New Roman" w:hAnsi="Times New Roman" w:cs="Times New Roman"/>
        </w:rPr>
        <w:t xml:space="preserve">factory </w:t>
      </w:r>
      <w:r w:rsidR="0024613F" w:rsidRPr="00F95FA8">
        <w:rPr>
          <w:rFonts w:ascii="Times New Roman" w:hAnsi="Times New Roman" w:cs="Times New Roman"/>
        </w:rPr>
        <w:t>Volt is much more efficient in all tests</w:t>
      </w:r>
      <w:r w:rsidR="005164AD" w:rsidRPr="00F95FA8">
        <w:rPr>
          <w:rFonts w:ascii="Times New Roman" w:hAnsi="Times New Roman" w:cs="Times New Roman"/>
        </w:rPr>
        <w:t xml:space="preserve"> </w:t>
      </w:r>
      <w:r w:rsidR="0024613F" w:rsidRPr="00F95FA8">
        <w:rPr>
          <w:rFonts w:ascii="Times New Roman" w:hAnsi="Times New Roman" w:cs="Times New Roman"/>
        </w:rPr>
        <w:t>tha</w:t>
      </w:r>
      <w:r w:rsidR="005164AD" w:rsidRPr="00F95FA8">
        <w:rPr>
          <w:rFonts w:ascii="Times New Roman" w:hAnsi="Times New Roman" w:cs="Times New Roman"/>
        </w:rPr>
        <w:t>n</w:t>
      </w:r>
      <w:r w:rsidR="0024613F" w:rsidRPr="00F95FA8">
        <w:rPr>
          <w:rFonts w:ascii="Times New Roman" w:hAnsi="Times New Roman" w:cs="Times New Roman"/>
        </w:rPr>
        <w:t xml:space="preserve"> the </w:t>
      </w:r>
      <w:r w:rsidR="00A70EFD">
        <w:rPr>
          <w:rFonts w:ascii="Times New Roman" w:hAnsi="Times New Roman" w:cs="Times New Roman"/>
        </w:rPr>
        <w:t xml:space="preserve">REV </w:t>
      </w:r>
      <w:r w:rsidR="0024613F" w:rsidRPr="00F95FA8">
        <w:rPr>
          <w:rFonts w:ascii="Times New Roman" w:hAnsi="Times New Roman" w:cs="Times New Roman"/>
        </w:rPr>
        <w:t xml:space="preserve">Eco. This is most likely due to the Volt engine as well as the </w:t>
      </w:r>
      <w:r w:rsidR="005164AD" w:rsidRPr="00F95FA8">
        <w:rPr>
          <w:rFonts w:ascii="Times New Roman" w:hAnsi="Times New Roman" w:cs="Times New Roman"/>
        </w:rPr>
        <w:t xml:space="preserve">RBS (the </w:t>
      </w:r>
      <w:r w:rsidR="00D35687">
        <w:rPr>
          <w:rFonts w:ascii="Times New Roman" w:hAnsi="Times New Roman" w:cs="Times New Roman"/>
        </w:rPr>
        <w:t xml:space="preserve">REV </w:t>
      </w:r>
      <w:r w:rsidR="005164AD" w:rsidRPr="00F95FA8">
        <w:rPr>
          <w:rFonts w:ascii="Times New Roman" w:hAnsi="Times New Roman" w:cs="Times New Roman"/>
        </w:rPr>
        <w:t>Eco does not have an RBS)</w:t>
      </w:r>
      <w:r w:rsidR="0024613F" w:rsidRPr="00F95FA8">
        <w:rPr>
          <w:rFonts w:ascii="Times New Roman" w:hAnsi="Times New Roman" w:cs="Times New Roman"/>
        </w:rPr>
        <w:t xml:space="preserve">. The findings show </w:t>
      </w:r>
      <w:r w:rsidR="00A70EFD">
        <w:rPr>
          <w:rFonts w:ascii="Times New Roman" w:hAnsi="Times New Roman" w:cs="Times New Roman"/>
        </w:rPr>
        <w:t xml:space="preserve">a major </w:t>
      </w:r>
      <w:r w:rsidR="0024613F" w:rsidRPr="00F95FA8">
        <w:rPr>
          <w:rFonts w:ascii="Times New Roman" w:hAnsi="Times New Roman" w:cs="Times New Roman"/>
        </w:rPr>
        <w:t xml:space="preserve">impact on energy consumption </w:t>
      </w:r>
      <w:r w:rsidR="00A70EFD">
        <w:rPr>
          <w:rFonts w:ascii="Times New Roman" w:hAnsi="Times New Roman" w:cs="Times New Roman"/>
        </w:rPr>
        <w:t xml:space="preserve">from the </w:t>
      </w:r>
      <w:r w:rsidR="0024613F" w:rsidRPr="00F95FA8">
        <w:rPr>
          <w:rFonts w:ascii="Times New Roman" w:hAnsi="Times New Roman" w:cs="Times New Roman"/>
        </w:rPr>
        <w:t xml:space="preserve">use of </w:t>
      </w:r>
      <w:r w:rsidR="005164AD" w:rsidRPr="00F95FA8">
        <w:rPr>
          <w:rFonts w:ascii="Times New Roman" w:hAnsi="Times New Roman" w:cs="Times New Roman"/>
        </w:rPr>
        <w:t>A/C</w:t>
      </w:r>
      <w:r w:rsidR="0024613F" w:rsidRPr="00F95FA8">
        <w:rPr>
          <w:rFonts w:ascii="Times New Roman" w:hAnsi="Times New Roman" w:cs="Times New Roman"/>
        </w:rPr>
        <w:t xml:space="preserve">. The use of </w:t>
      </w:r>
      <w:r w:rsidR="005164AD" w:rsidRPr="00F95FA8">
        <w:rPr>
          <w:rFonts w:ascii="Times New Roman" w:hAnsi="Times New Roman" w:cs="Times New Roman"/>
        </w:rPr>
        <w:t>A/C</w:t>
      </w:r>
      <w:r w:rsidR="0024613F" w:rsidRPr="00F95FA8">
        <w:rPr>
          <w:rFonts w:ascii="Times New Roman" w:hAnsi="Times New Roman" w:cs="Times New Roman"/>
        </w:rPr>
        <w:t xml:space="preserve"> increase</w:t>
      </w:r>
      <w:r w:rsidR="00A70EFD">
        <w:rPr>
          <w:rFonts w:ascii="Times New Roman" w:hAnsi="Times New Roman" w:cs="Times New Roman"/>
        </w:rPr>
        <w:t>d</w:t>
      </w:r>
      <w:r w:rsidR="0024613F" w:rsidRPr="00F95FA8">
        <w:rPr>
          <w:rFonts w:ascii="Times New Roman" w:hAnsi="Times New Roman" w:cs="Times New Roman"/>
        </w:rPr>
        <w:t xml:space="preserve"> </w:t>
      </w:r>
      <w:r w:rsidR="00A70EFD">
        <w:rPr>
          <w:rFonts w:ascii="Times New Roman" w:hAnsi="Times New Roman" w:cs="Times New Roman"/>
        </w:rPr>
        <w:t>energy consumption by</w:t>
      </w:r>
      <w:r w:rsidR="0024613F" w:rsidRPr="00F95FA8">
        <w:rPr>
          <w:rFonts w:ascii="Times New Roman" w:hAnsi="Times New Roman" w:cs="Times New Roman"/>
        </w:rPr>
        <w:t xml:space="preserve"> 32.14% in the Volt and 29.6% in the REV Eco. </w:t>
      </w:r>
      <w:r w:rsidR="00D35687">
        <w:rPr>
          <w:rFonts w:ascii="Times New Roman" w:hAnsi="Times New Roman" w:cs="Times New Roman"/>
        </w:rPr>
        <w:t xml:space="preserve">(The authors note </w:t>
      </w:r>
      <w:r w:rsidR="0024613F" w:rsidRPr="00F95FA8">
        <w:rPr>
          <w:rFonts w:ascii="Times New Roman" w:hAnsi="Times New Roman" w:cs="Times New Roman"/>
        </w:rPr>
        <w:t xml:space="preserve">that </w:t>
      </w:r>
      <w:r w:rsidR="00D35687">
        <w:rPr>
          <w:rFonts w:ascii="Times New Roman" w:hAnsi="Times New Roman" w:cs="Times New Roman"/>
        </w:rPr>
        <w:t>A/C test</w:t>
      </w:r>
      <w:r w:rsidR="0024613F" w:rsidRPr="00F95FA8">
        <w:rPr>
          <w:rFonts w:ascii="Times New Roman" w:hAnsi="Times New Roman" w:cs="Times New Roman"/>
        </w:rPr>
        <w:t xml:space="preserve"> results </w:t>
      </w:r>
      <w:r w:rsidR="00D35687">
        <w:rPr>
          <w:rFonts w:ascii="Times New Roman" w:hAnsi="Times New Roman" w:cs="Times New Roman"/>
        </w:rPr>
        <w:t>are</w:t>
      </w:r>
      <w:r w:rsidR="0024613F" w:rsidRPr="00F95FA8">
        <w:rPr>
          <w:rFonts w:ascii="Times New Roman" w:hAnsi="Times New Roman" w:cs="Times New Roman"/>
        </w:rPr>
        <w:t xml:space="preserve"> heavily depend</w:t>
      </w:r>
      <w:r w:rsidR="00D35687">
        <w:rPr>
          <w:rFonts w:ascii="Times New Roman" w:hAnsi="Times New Roman" w:cs="Times New Roman"/>
        </w:rPr>
        <w:t>ent</w:t>
      </w:r>
      <w:r w:rsidR="0024613F" w:rsidRPr="00F95FA8">
        <w:rPr>
          <w:rFonts w:ascii="Times New Roman" w:hAnsi="Times New Roman" w:cs="Times New Roman"/>
        </w:rPr>
        <w:t xml:space="preserve"> on the outside temperature</w:t>
      </w:r>
      <w:r w:rsidR="00271FDC">
        <w:rPr>
          <w:rFonts w:ascii="Times New Roman" w:hAnsi="Times New Roman" w:cs="Times New Roman"/>
        </w:rPr>
        <w:t>s</w:t>
      </w:r>
      <w:r w:rsidR="0024613F" w:rsidRPr="00F95FA8">
        <w:rPr>
          <w:rFonts w:ascii="Times New Roman" w:hAnsi="Times New Roman" w:cs="Times New Roman"/>
        </w:rPr>
        <w:t xml:space="preserve"> during testing.</w:t>
      </w:r>
      <w:r w:rsidR="00D35687">
        <w:rPr>
          <w:rFonts w:ascii="Times New Roman" w:hAnsi="Times New Roman" w:cs="Times New Roman"/>
        </w:rPr>
        <w:t>)</w:t>
      </w:r>
      <w:r w:rsidR="005164AD" w:rsidRPr="00F95FA8">
        <w:rPr>
          <w:rFonts w:ascii="Times New Roman" w:hAnsi="Times New Roman" w:cs="Times New Roman"/>
        </w:rPr>
        <w:t xml:space="preserve"> </w:t>
      </w:r>
      <w:r w:rsidR="0024613F" w:rsidRPr="00F95FA8">
        <w:rPr>
          <w:rFonts w:ascii="Times New Roman" w:hAnsi="Times New Roman" w:cs="Times New Roman"/>
        </w:rPr>
        <w:t xml:space="preserve">The </w:t>
      </w:r>
      <w:r w:rsidR="005164AD" w:rsidRPr="00F95FA8">
        <w:rPr>
          <w:rFonts w:ascii="Times New Roman" w:hAnsi="Times New Roman" w:cs="Times New Roman"/>
        </w:rPr>
        <w:t>influence</w:t>
      </w:r>
      <w:r w:rsidR="0024613F" w:rsidRPr="00F95FA8">
        <w:rPr>
          <w:rFonts w:ascii="Times New Roman" w:hAnsi="Times New Roman" w:cs="Times New Roman"/>
        </w:rPr>
        <w:t xml:space="preserve"> of </w:t>
      </w:r>
      <w:r w:rsidR="009250DD" w:rsidRPr="00F95FA8">
        <w:rPr>
          <w:rFonts w:ascii="Times New Roman" w:hAnsi="Times New Roman" w:cs="Times New Roman"/>
        </w:rPr>
        <w:t>the RBS</w:t>
      </w:r>
      <w:r w:rsidR="0024613F" w:rsidRPr="00F95FA8">
        <w:rPr>
          <w:rFonts w:ascii="Times New Roman" w:hAnsi="Times New Roman" w:cs="Times New Roman"/>
        </w:rPr>
        <w:t xml:space="preserve"> can </w:t>
      </w:r>
      <w:r w:rsidR="005164AD" w:rsidRPr="00F95FA8">
        <w:rPr>
          <w:rFonts w:ascii="Times New Roman" w:hAnsi="Times New Roman" w:cs="Times New Roman"/>
        </w:rPr>
        <w:t xml:space="preserve">also </w:t>
      </w:r>
      <w:r w:rsidR="0024613F" w:rsidRPr="00F95FA8">
        <w:rPr>
          <w:rFonts w:ascii="Times New Roman" w:hAnsi="Times New Roman" w:cs="Times New Roman"/>
        </w:rPr>
        <w:t xml:space="preserve">be seen clearly in the </w:t>
      </w:r>
      <w:r w:rsidR="009250DD" w:rsidRPr="00F95FA8">
        <w:rPr>
          <w:rFonts w:ascii="Times New Roman" w:hAnsi="Times New Roman" w:cs="Times New Roman"/>
        </w:rPr>
        <w:t>‘h</w:t>
      </w:r>
      <w:r w:rsidR="0024613F" w:rsidRPr="00F95FA8">
        <w:rPr>
          <w:rFonts w:ascii="Times New Roman" w:hAnsi="Times New Roman" w:cs="Times New Roman"/>
        </w:rPr>
        <w:t>ighway</w:t>
      </w:r>
      <w:r w:rsidR="009250DD" w:rsidRPr="00F95FA8">
        <w:rPr>
          <w:rFonts w:ascii="Times New Roman" w:hAnsi="Times New Roman" w:cs="Times New Roman"/>
        </w:rPr>
        <w:t>’</w:t>
      </w:r>
      <w:r w:rsidR="0024613F" w:rsidRPr="00F95FA8">
        <w:rPr>
          <w:rFonts w:ascii="Times New Roman" w:hAnsi="Times New Roman" w:cs="Times New Roman"/>
        </w:rPr>
        <w:t xml:space="preserve"> vs. </w:t>
      </w:r>
      <w:r w:rsidR="009250DD" w:rsidRPr="00F95FA8">
        <w:rPr>
          <w:rFonts w:ascii="Times New Roman" w:hAnsi="Times New Roman" w:cs="Times New Roman"/>
        </w:rPr>
        <w:t>‘c</w:t>
      </w:r>
      <w:r w:rsidR="0024613F" w:rsidRPr="00F95FA8">
        <w:rPr>
          <w:rFonts w:ascii="Times New Roman" w:hAnsi="Times New Roman" w:cs="Times New Roman"/>
        </w:rPr>
        <w:t>ity</w:t>
      </w:r>
      <w:r w:rsidR="009250DD" w:rsidRPr="00F95FA8">
        <w:rPr>
          <w:rFonts w:ascii="Times New Roman" w:hAnsi="Times New Roman" w:cs="Times New Roman"/>
        </w:rPr>
        <w:t>’</w:t>
      </w:r>
      <w:r w:rsidR="0024613F" w:rsidRPr="00F95FA8">
        <w:rPr>
          <w:rFonts w:ascii="Times New Roman" w:hAnsi="Times New Roman" w:cs="Times New Roman"/>
        </w:rPr>
        <w:t xml:space="preserve"> test</w:t>
      </w:r>
      <w:r w:rsidR="005164AD" w:rsidRPr="00F95FA8">
        <w:rPr>
          <w:rFonts w:ascii="Times New Roman" w:hAnsi="Times New Roman" w:cs="Times New Roman"/>
        </w:rPr>
        <w:t xml:space="preserve"> - </w:t>
      </w:r>
      <w:r w:rsidR="0024613F" w:rsidRPr="00F95FA8">
        <w:rPr>
          <w:rFonts w:ascii="Times New Roman" w:hAnsi="Times New Roman" w:cs="Times New Roman"/>
        </w:rPr>
        <w:t>the only test show</w:t>
      </w:r>
      <w:r w:rsidR="009250DD" w:rsidRPr="00F95FA8">
        <w:rPr>
          <w:rFonts w:ascii="Times New Roman" w:hAnsi="Times New Roman" w:cs="Times New Roman"/>
        </w:rPr>
        <w:t>ing</w:t>
      </w:r>
      <w:r w:rsidR="0024613F" w:rsidRPr="00F95FA8">
        <w:rPr>
          <w:rFonts w:ascii="Times New Roman" w:hAnsi="Times New Roman" w:cs="Times New Roman"/>
        </w:rPr>
        <w:t xml:space="preserve"> a significant difference </w:t>
      </w:r>
      <w:r w:rsidR="005164AD" w:rsidRPr="00F95FA8">
        <w:rPr>
          <w:rFonts w:ascii="Times New Roman" w:hAnsi="Times New Roman" w:cs="Times New Roman"/>
        </w:rPr>
        <w:t xml:space="preserve">in energy consumption </w:t>
      </w:r>
      <w:r w:rsidR="0024613F" w:rsidRPr="00F95FA8">
        <w:rPr>
          <w:rFonts w:ascii="Times New Roman" w:hAnsi="Times New Roman" w:cs="Times New Roman"/>
        </w:rPr>
        <w:t xml:space="preserve">between the </w:t>
      </w:r>
      <w:r w:rsidR="00D35687">
        <w:rPr>
          <w:rFonts w:ascii="Times New Roman" w:hAnsi="Times New Roman" w:cs="Times New Roman"/>
        </w:rPr>
        <w:t xml:space="preserve">REV </w:t>
      </w:r>
      <w:r w:rsidR="0024613F" w:rsidRPr="00F95FA8">
        <w:rPr>
          <w:rFonts w:ascii="Times New Roman" w:hAnsi="Times New Roman" w:cs="Times New Roman"/>
        </w:rPr>
        <w:t xml:space="preserve">Eco and the Volt. </w:t>
      </w:r>
      <w:r w:rsidR="009250DD" w:rsidRPr="00F95FA8">
        <w:rPr>
          <w:rFonts w:ascii="Times New Roman" w:hAnsi="Times New Roman" w:cs="Times New Roman"/>
        </w:rPr>
        <w:t>Th</w:t>
      </w:r>
      <w:r w:rsidR="0024613F" w:rsidRPr="00F95FA8">
        <w:rPr>
          <w:rFonts w:ascii="Times New Roman" w:hAnsi="Times New Roman" w:cs="Times New Roman"/>
        </w:rPr>
        <w:t xml:space="preserve">e </w:t>
      </w:r>
      <w:r w:rsidR="009250DD" w:rsidRPr="00F95FA8">
        <w:rPr>
          <w:rFonts w:ascii="Times New Roman" w:hAnsi="Times New Roman" w:cs="Times New Roman"/>
        </w:rPr>
        <w:t xml:space="preserve">difference </w:t>
      </w:r>
      <w:r w:rsidR="0024613F" w:rsidRPr="00F95FA8">
        <w:rPr>
          <w:rFonts w:ascii="Times New Roman" w:hAnsi="Times New Roman" w:cs="Times New Roman"/>
        </w:rPr>
        <w:t xml:space="preserve">in energy consumption between </w:t>
      </w:r>
      <w:r w:rsidR="00ED528B">
        <w:rPr>
          <w:rFonts w:ascii="Times New Roman" w:hAnsi="Times New Roman" w:cs="Times New Roman"/>
        </w:rPr>
        <w:t>‘</w:t>
      </w:r>
      <w:r w:rsidR="0024613F" w:rsidRPr="00F95FA8">
        <w:rPr>
          <w:rFonts w:ascii="Times New Roman" w:hAnsi="Times New Roman" w:cs="Times New Roman"/>
        </w:rPr>
        <w:t>highway</w:t>
      </w:r>
      <w:r w:rsidR="00ED528B">
        <w:rPr>
          <w:rFonts w:ascii="Times New Roman" w:hAnsi="Times New Roman" w:cs="Times New Roman"/>
        </w:rPr>
        <w:t>’</w:t>
      </w:r>
      <w:r w:rsidR="0024613F" w:rsidRPr="00F95FA8">
        <w:rPr>
          <w:rFonts w:ascii="Times New Roman" w:hAnsi="Times New Roman" w:cs="Times New Roman"/>
        </w:rPr>
        <w:t xml:space="preserve"> and </w:t>
      </w:r>
      <w:r w:rsidR="00ED528B">
        <w:rPr>
          <w:rFonts w:ascii="Times New Roman" w:hAnsi="Times New Roman" w:cs="Times New Roman"/>
        </w:rPr>
        <w:t>‘</w:t>
      </w:r>
      <w:r w:rsidR="0024613F" w:rsidRPr="00F95FA8">
        <w:rPr>
          <w:rFonts w:ascii="Times New Roman" w:hAnsi="Times New Roman" w:cs="Times New Roman"/>
        </w:rPr>
        <w:t>city</w:t>
      </w:r>
      <w:r w:rsidR="00ED528B">
        <w:rPr>
          <w:rFonts w:ascii="Times New Roman" w:hAnsi="Times New Roman" w:cs="Times New Roman"/>
        </w:rPr>
        <w:t>’</w:t>
      </w:r>
      <w:r w:rsidR="0024613F" w:rsidRPr="00F95FA8">
        <w:rPr>
          <w:rFonts w:ascii="Times New Roman" w:hAnsi="Times New Roman" w:cs="Times New Roman"/>
        </w:rPr>
        <w:t xml:space="preserve"> driving </w:t>
      </w:r>
      <w:r w:rsidR="009250DD" w:rsidRPr="00F95FA8">
        <w:rPr>
          <w:rFonts w:ascii="Times New Roman" w:hAnsi="Times New Roman" w:cs="Times New Roman"/>
        </w:rPr>
        <w:t xml:space="preserve">for the </w:t>
      </w:r>
      <w:r w:rsidR="00D35687">
        <w:rPr>
          <w:rFonts w:ascii="Times New Roman" w:hAnsi="Times New Roman" w:cs="Times New Roman"/>
        </w:rPr>
        <w:t xml:space="preserve">REV </w:t>
      </w:r>
      <w:r w:rsidR="009250DD" w:rsidRPr="00F95FA8">
        <w:rPr>
          <w:rFonts w:ascii="Times New Roman" w:hAnsi="Times New Roman" w:cs="Times New Roman"/>
        </w:rPr>
        <w:t xml:space="preserve">Eco </w:t>
      </w:r>
      <w:r w:rsidR="0024613F" w:rsidRPr="00F95FA8">
        <w:rPr>
          <w:rFonts w:ascii="Times New Roman" w:hAnsi="Times New Roman" w:cs="Times New Roman"/>
        </w:rPr>
        <w:t>was quite small (3.5%)</w:t>
      </w:r>
      <w:r w:rsidR="009250DD" w:rsidRPr="00F95FA8">
        <w:rPr>
          <w:rFonts w:ascii="Times New Roman" w:hAnsi="Times New Roman" w:cs="Times New Roman"/>
        </w:rPr>
        <w:t>,</w:t>
      </w:r>
      <w:r w:rsidR="0024613F" w:rsidRPr="00F95FA8">
        <w:rPr>
          <w:rFonts w:ascii="Times New Roman" w:hAnsi="Times New Roman" w:cs="Times New Roman"/>
        </w:rPr>
        <w:t xml:space="preserve"> whereas it was much more </w:t>
      </w:r>
      <w:r w:rsidR="009250DD" w:rsidRPr="00F95FA8">
        <w:rPr>
          <w:rFonts w:ascii="Times New Roman" w:hAnsi="Times New Roman" w:cs="Times New Roman"/>
        </w:rPr>
        <w:t>pronounced</w:t>
      </w:r>
      <w:r w:rsidR="0024613F" w:rsidRPr="00F95FA8">
        <w:rPr>
          <w:rFonts w:ascii="Times New Roman" w:hAnsi="Times New Roman" w:cs="Times New Roman"/>
        </w:rPr>
        <w:t xml:space="preserve"> in the Volt (13.4%). There are </w:t>
      </w:r>
      <w:r w:rsidR="009250DD" w:rsidRPr="00F95FA8">
        <w:rPr>
          <w:rFonts w:ascii="Times New Roman" w:hAnsi="Times New Roman" w:cs="Times New Roman"/>
        </w:rPr>
        <w:t xml:space="preserve">comparable </w:t>
      </w:r>
      <w:r w:rsidR="0024613F" w:rsidRPr="00F95FA8">
        <w:rPr>
          <w:rFonts w:ascii="Times New Roman" w:hAnsi="Times New Roman" w:cs="Times New Roman"/>
        </w:rPr>
        <w:t xml:space="preserve">energy consumption differences between extra passengers and </w:t>
      </w:r>
      <w:r w:rsidR="009250DD" w:rsidRPr="00F95FA8">
        <w:rPr>
          <w:rFonts w:ascii="Times New Roman" w:hAnsi="Times New Roman" w:cs="Times New Roman"/>
        </w:rPr>
        <w:t xml:space="preserve">‘city’ </w:t>
      </w:r>
      <w:r w:rsidR="0024613F" w:rsidRPr="00F95FA8">
        <w:rPr>
          <w:rFonts w:ascii="Times New Roman" w:hAnsi="Times New Roman" w:cs="Times New Roman"/>
        </w:rPr>
        <w:t xml:space="preserve">off peak traffic between the </w:t>
      </w:r>
      <w:r w:rsidR="00D35687">
        <w:rPr>
          <w:rFonts w:ascii="Times New Roman" w:hAnsi="Times New Roman" w:cs="Times New Roman"/>
        </w:rPr>
        <w:t xml:space="preserve">REV </w:t>
      </w:r>
      <w:r w:rsidR="005164AD" w:rsidRPr="00F95FA8">
        <w:rPr>
          <w:rFonts w:ascii="Times New Roman" w:hAnsi="Times New Roman" w:cs="Times New Roman"/>
        </w:rPr>
        <w:t>Eco (21.3%)</w:t>
      </w:r>
      <w:r w:rsidR="009250DD" w:rsidRPr="00F95FA8">
        <w:rPr>
          <w:rFonts w:ascii="Times New Roman" w:hAnsi="Times New Roman" w:cs="Times New Roman"/>
        </w:rPr>
        <w:t xml:space="preserve"> and the </w:t>
      </w:r>
      <w:r w:rsidR="0024613F" w:rsidRPr="00F95FA8">
        <w:rPr>
          <w:rFonts w:ascii="Times New Roman" w:hAnsi="Times New Roman" w:cs="Times New Roman"/>
        </w:rPr>
        <w:t xml:space="preserve">Volt (14.3%), implying that the effect of the extra </w:t>
      </w:r>
      <w:r w:rsidR="009250DD" w:rsidRPr="00F95FA8">
        <w:rPr>
          <w:rFonts w:ascii="Times New Roman" w:hAnsi="Times New Roman" w:cs="Times New Roman"/>
        </w:rPr>
        <w:t xml:space="preserve">passenger </w:t>
      </w:r>
      <w:r w:rsidR="0024613F" w:rsidRPr="00F95FA8">
        <w:rPr>
          <w:rFonts w:ascii="Times New Roman" w:hAnsi="Times New Roman" w:cs="Times New Roman"/>
        </w:rPr>
        <w:t xml:space="preserve">load will always cause a noticeable </w:t>
      </w:r>
      <w:r w:rsidR="009250DD" w:rsidRPr="00F95FA8">
        <w:rPr>
          <w:rFonts w:ascii="Times New Roman" w:hAnsi="Times New Roman" w:cs="Times New Roman"/>
        </w:rPr>
        <w:t>increase</w:t>
      </w:r>
      <w:r w:rsidR="0024613F" w:rsidRPr="00F95FA8">
        <w:rPr>
          <w:rFonts w:ascii="Times New Roman" w:hAnsi="Times New Roman" w:cs="Times New Roman"/>
        </w:rPr>
        <w:t xml:space="preserve"> in e</w:t>
      </w:r>
      <w:r w:rsidR="009250DD" w:rsidRPr="00F95FA8">
        <w:rPr>
          <w:rFonts w:ascii="Times New Roman" w:hAnsi="Times New Roman" w:cs="Times New Roman"/>
        </w:rPr>
        <w:t>nergy consumption</w:t>
      </w:r>
      <w:r w:rsidR="0024613F" w:rsidRPr="00F95FA8">
        <w:rPr>
          <w:rFonts w:ascii="Times New Roman" w:hAnsi="Times New Roman" w:cs="Times New Roman"/>
        </w:rPr>
        <w:t>.</w:t>
      </w:r>
    </w:p>
    <w:p w14:paraId="78DC8040" w14:textId="77777777" w:rsidR="00A27FA2" w:rsidRDefault="009250DD" w:rsidP="0024613F">
      <w:pPr>
        <w:jc w:val="both"/>
        <w:rPr>
          <w:ins w:id="15" w:author="Marcus Pham" w:date="2014-08-02T21:13:00Z"/>
          <w:rFonts w:ascii="Times New Roman" w:hAnsi="Times New Roman" w:cs="Times New Roman"/>
        </w:rPr>
      </w:pPr>
      <w:r w:rsidRPr="00F95FA8">
        <w:rPr>
          <w:rFonts w:ascii="Times New Roman" w:hAnsi="Times New Roman" w:cs="Times New Roman"/>
        </w:rPr>
        <w:tab/>
      </w:r>
      <w:commentRangeStart w:id="16"/>
      <w:r w:rsidRPr="00F95FA8">
        <w:rPr>
          <w:rFonts w:ascii="Times New Roman" w:hAnsi="Times New Roman" w:cs="Times New Roman"/>
        </w:rPr>
        <w:t>A</w:t>
      </w:r>
      <w:r w:rsidR="0024613F" w:rsidRPr="00F95FA8">
        <w:rPr>
          <w:rFonts w:ascii="Times New Roman" w:hAnsi="Times New Roman" w:cs="Times New Roman"/>
        </w:rPr>
        <w:t xml:space="preserve"> surprising result during the </w:t>
      </w:r>
      <w:r w:rsidRPr="00F95FA8">
        <w:rPr>
          <w:rFonts w:ascii="Times New Roman" w:hAnsi="Times New Roman" w:cs="Times New Roman"/>
        </w:rPr>
        <w:t xml:space="preserve">Volt </w:t>
      </w:r>
      <w:r w:rsidR="0024613F" w:rsidRPr="00F95FA8">
        <w:rPr>
          <w:rFonts w:ascii="Times New Roman" w:hAnsi="Times New Roman" w:cs="Times New Roman"/>
        </w:rPr>
        <w:t>test</w:t>
      </w:r>
      <w:r w:rsidRPr="00F95FA8">
        <w:rPr>
          <w:rFonts w:ascii="Times New Roman" w:hAnsi="Times New Roman" w:cs="Times New Roman"/>
        </w:rPr>
        <w:t>s wa</w:t>
      </w:r>
      <w:r w:rsidR="0024613F" w:rsidRPr="00F95FA8">
        <w:rPr>
          <w:rFonts w:ascii="Times New Roman" w:hAnsi="Times New Roman" w:cs="Times New Roman"/>
        </w:rPr>
        <w:t>s the relative similar</w:t>
      </w:r>
      <w:r w:rsidRPr="00F95FA8">
        <w:rPr>
          <w:rFonts w:ascii="Times New Roman" w:hAnsi="Times New Roman" w:cs="Times New Roman"/>
        </w:rPr>
        <w:t xml:space="preserve">ity of the </w:t>
      </w:r>
      <w:r w:rsidR="005164AD" w:rsidRPr="00F95FA8">
        <w:rPr>
          <w:rFonts w:ascii="Times New Roman" w:hAnsi="Times New Roman" w:cs="Times New Roman"/>
        </w:rPr>
        <w:t>‘</w:t>
      </w:r>
      <w:r w:rsidR="0024613F" w:rsidRPr="00F95FA8">
        <w:rPr>
          <w:rFonts w:ascii="Times New Roman" w:hAnsi="Times New Roman" w:cs="Times New Roman"/>
        </w:rPr>
        <w:t>Sports</w:t>
      </w:r>
      <w:r w:rsidR="005164AD" w:rsidRPr="00F95FA8">
        <w:rPr>
          <w:rFonts w:ascii="Times New Roman" w:hAnsi="Times New Roman" w:cs="Times New Roman"/>
        </w:rPr>
        <w:t>’</w:t>
      </w:r>
      <w:r w:rsidR="0024613F" w:rsidRPr="00F95FA8">
        <w:rPr>
          <w:rFonts w:ascii="Times New Roman" w:hAnsi="Times New Roman" w:cs="Times New Roman"/>
        </w:rPr>
        <w:t xml:space="preserve"> mode and </w:t>
      </w:r>
      <w:r w:rsidR="009808C8">
        <w:rPr>
          <w:rFonts w:ascii="Times New Roman" w:hAnsi="Times New Roman" w:cs="Times New Roman"/>
        </w:rPr>
        <w:t>D</w:t>
      </w:r>
      <w:r w:rsidR="0024613F" w:rsidRPr="00F95FA8">
        <w:rPr>
          <w:rFonts w:ascii="Times New Roman" w:hAnsi="Times New Roman" w:cs="Times New Roman"/>
        </w:rPr>
        <w:t xml:space="preserve"> mode</w:t>
      </w:r>
      <w:r w:rsidRPr="00F95FA8">
        <w:rPr>
          <w:rFonts w:ascii="Times New Roman" w:hAnsi="Times New Roman" w:cs="Times New Roman"/>
        </w:rPr>
        <w:t xml:space="preserve"> in terms of energy consumption</w:t>
      </w:r>
      <w:r w:rsidR="0024613F" w:rsidRPr="00F95FA8">
        <w:rPr>
          <w:rFonts w:ascii="Times New Roman" w:hAnsi="Times New Roman" w:cs="Times New Roman"/>
        </w:rPr>
        <w:t xml:space="preserve">. The expectation that </w:t>
      </w:r>
      <w:r w:rsidR="005164AD" w:rsidRPr="00F95FA8">
        <w:rPr>
          <w:rFonts w:ascii="Times New Roman" w:hAnsi="Times New Roman" w:cs="Times New Roman"/>
        </w:rPr>
        <w:t>the ‘Sports’ mode</w:t>
      </w:r>
      <w:r w:rsidR="0024613F" w:rsidRPr="00F95FA8">
        <w:rPr>
          <w:rFonts w:ascii="Times New Roman" w:hAnsi="Times New Roman" w:cs="Times New Roman"/>
        </w:rPr>
        <w:t xml:space="preserve"> would result in a considerable </w:t>
      </w:r>
      <w:r w:rsidRPr="00F95FA8">
        <w:rPr>
          <w:rFonts w:ascii="Times New Roman" w:hAnsi="Times New Roman" w:cs="Times New Roman"/>
        </w:rPr>
        <w:t xml:space="preserve">increase </w:t>
      </w:r>
      <w:r w:rsidR="0024613F" w:rsidRPr="00F95FA8">
        <w:rPr>
          <w:rFonts w:ascii="Times New Roman" w:hAnsi="Times New Roman" w:cs="Times New Roman"/>
        </w:rPr>
        <w:t xml:space="preserve">in energy </w:t>
      </w:r>
      <w:r w:rsidRPr="00F95FA8">
        <w:rPr>
          <w:rFonts w:ascii="Times New Roman" w:hAnsi="Times New Roman" w:cs="Times New Roman"/>
        </w:rPr>
        <w:t>consumption</w:t>
      </w:r>
      <w:r w:rsidR="0024613F" w:rsidRPr="00F95FA8">
        <w:rPr>
          <w:rFonts w:ascii="Times New Roman" w:hAnsi="Times New Roman" w:cs="Times New Roman"/>
        </w:rPr>
        <w:t xml:space="preserve"> was not confirmed. The results show that </w:t>
      </w:r>
      <w:r w:rsidR="005164AD" w:rsidRPr="00F95FA8">
        <w:rPr>
          <w:rFonts w:ascii="Times New Roman" w:hAnsi="Times New Roman" w:cs="Times New Roman"/>
        </w:rPr>
        <w:t>‘</w:t>
      </w:r>
      <w:r w:rsidR="0024613F" w:rsidRPr="00F95FA8">
        <w:rPr>
          <w:rFonts w:ascii="Times New Roman" w:hAnsi="Times New Roman" w:cs="Times New Roman"/>
        </w:rPr>
        <w:t>Sports</w:t>
      </w:r>
      <w:r w:rsidR="005164AD" w:rsidRPr="00F95FA8">
        <w:rPr>
          <w:rFonts w:ascii="Times New Roman" w:hAnsi="Times New Roman" w:cs="Times New Roman"/>
        </w:rPr>
        <w:t>’</w:t>
      </w:r>
      <w:r w:rsidR="0024613F" w:rsidRPr="00F95FA8">
        <w:rPr>
          <w:rFonts w:ascii="Times New Roman" w:hAnsi="Times New Roman" w:cs="Times New Roman"/>
        </w:rPr>
        <w:t xml:space="preserve"> mode </w:t>
      </w:r>
      <w:r w:rsidRPr="00F95FA8">
        <w:rPr>
          <w:rFonts w:ascii="Times New Roman" w:hAnsi="Times New Roman" w:cs="Times New Roman"/>
        </w:rPr>
        <w:t xml:space="preserve">relative to </w:t>
      </w:r>
      <w:r w:rsidR="009808C8">
        <w:rPr>
          <w:rFonts w:ascii="Times New Roman" w:hAnsi="Times New Roman" w:cs="Times New Roman"/>
        </w:rPr>
        <w:t>D</w:t>
      </w:r>
      <w:r w:rsidRPr="00F95FA8">
        <w:rPr>
          <w:rFonts w:ascii="Times New Roman" w:hAnsi="Times New Roman" w:cs="Times New Roman"/>
        </w:rPr>
        <w:t xml:space="preserve"> mode increased</w:t>
      </w:r>
      <w:r w:rsidR="0024613F" w:rsidRPr="00F95FA8">
        <w:rPr>
          <w:rFonts w:ascii="Times New Roman" w:hAnsi="Times New Roman" w:cs="Times New Roman"/>
        </w:rPr>
        <w:t xml:space="preserve"> energy consumption </w:t>
      </w:r>
      <w:r w:rsidRPr="00F95FA8">
        <w:rPr>
          <w:rFonts w:ascii="Times New Roman" w:hAnsi="Times New Roman" w:cs="Times New Roman"/>
        </w:rPr>
        <w:t xml:space="preserve">by </w:t>
      </w:r>
      <w:r w:rsidR="0024613F" w:rsidRPr="00F95FA8">
        <w:rPr>
          <w:rFonts w:ascii="Times New Roman" w:hAnsi="Times New Roman" w:cs="Times New Roman"/>
        </w:rPr>
        <w:t xml:space="preserve">only 1.7%, </w:t>
      </w:r>
      <w:r w:rsidRPr="00F95FA8">
        <w:rPr>
          <w:rFonts w:ascii="Times New Roman" w:hAnsi="Times New Roman" w:cs="Times New Roman"/>
        </w:rPr>
        <w:t>despite</w:t>
      </w:r>
      <w:r w:rsidR="0024613F" w:rsidRPr="00F95FA8">
        <w:rPr>
          <w:rFonts w:ascii="Times New Roman" w:hAnsi="Times New Roman" w:cs="Times New Roman"/>
        </w:rPr>
        <w:t xml:space="preserve"> </w:t>
      </w:r>
      <w:r w:rsidRPr="00F95FA8">
        <w:rPr>
          <w:rFonts w:ascii="Times New Roman" w:hAnsi="Times New Roman" w:cs="Times New Roman"/>
        </w:rPr>
        <w:t xml:space="preserve">the EV exhibiting </w:t>
      </w:r>
      <w:r w:rsidR="0024613F" w:rsidRPr="00F95FA8">
        <w:rPr>
          <w:rFonts w:ascii="Times New Roman" w:hAnsi="Times New Roman" w:cs="Times New Roman"/>
        </w:rPr>
        <w:t xml:space="preserve">a </w:t>
      </w:r>
      <w:r w:rsidRPr="00F95FA8">
        <w:rPr>
          <w:rFonts w:ascii="Times New Roman" w:hAnsi="Times New Roman" w:cs="Times New Roman"/>
        </w:rPr>
        <w:t xml:space="preserve">noticeable </w:t>
      </w:r>
      <w:r w:rsidR="0024613F" w:rsidRPr="00F95FA8">
        <w:rPr>
          <w:rFonts w:ascii="Times New Roman" w:hAnsi="Times New Roman" w:cs="Times New Roman"/>
        </w:rPr>
        <w:t xml:space="preserve">improvement in acceleration from a standing start. </w:t>
      </w:r>
      <w:r w:rsidRPr="00F95FA8">
        <w:rPr>
          <w:rFonts w:ascii="Times New Roman" w:hAnsi="Times New Roman" w:cs="Times New Roman"/>
        </w:rPr>
        <w:t xml:space="preserve">Similarly, the </w:t>
      </w:r>
      <w:r w:rsidR="009808C8">
        <w:rPr>
          <w:rFonts w:ascii="Times New Roman" w:hAnsi="Times New Roman" w:cs="Times New Roman"/>
        </w:rPr>
        <w:t>L</w:t>
      </w:r>
      <w:r w:rsidR="0024613F" w:rsidRPr="00F95FA8">
        <w:rPr>
          <w:rFonts w:ascii="Times New Roman" w:hAnsi="Times New Roman" w:cs="Times New Roman"/>
        </w:rPr>
        <w:t xml:space="preserve"> mode caused a decrease in efficiency of 9.8% </w:t>
      </w:r>
      <w:r w:rsidRPr="00F95FA8">
        <w:rPr>
          <w:rFonts w:ascii="Times New Roman" w:hAnsi="Times New Roman" w:cs="Times New Roman"/>
        </w:rPr>
        <w:t xml:space="preserve">relative to </w:t>
      </w:r>
      <w:r w:rsidR="009808C8">
        <w:rPr>
          <w:rFonts w:ascii="Times New Roman" w:hAnsi="Times New Roman" w:cs="Times New Roman"/>
        </w:rPr>
        <w:t>D</w:t>
      </w:r>
      <w:r w:rsidRPr="00F95FA8">
        <w:rPr>
          <w:rFonts w:ascii="Times New Roman" w:hAnsi="Times New Roman" w:cs="Times New Roman"/>
        </w:rPr>
        <w:t xml:space="preserve"> mode; an unexpected result as </w:t>
      </w:r>
      <w:r w:rsidR="0024613F" w:rsidRPr="00F95FA8">
        <w:rPr>
          <w:rFonts w:ascii="Times New Roman" w:hAnsi="Times New Roman" w:cs="Times New Roman"/>
        </w:rPr>
        <w:t xml:space="preserve">the L mode would be </w:t>
      </w:r>
      <w:r w:rsidRPr="00F95FA8">
        <w:rPr>
          <w:rFonts w:ascii="Times New Roman" w:hAnsi="Times New Roman" w:cs="Times New Roman"/>
        </w:rPr>
        <w:t xml:space="preserve">assumed to produce </w:t>
      </w:r>
      <w:ins w:id="17" w:author="Marcus Pham" w:date="2014-08-01T16:02:00Z">
        <w:r w:rsidR="00AB24AD" w:rsidRPr="00F95FA8">
          <w:rPr>
            <w:rFonts w:ascii="Times New Roman" w:hAnsi="Times New Roman" w:cs="Times New Roman"/>
          </w:rPr>
          <w:t>lower</w:t>
        </w:r>
      </w:ins>
      <w:r w:rsidR="0024613F" w:rsidRPr="00F95FA8">
        <w:rPr>
          <w:rFonts w:ascii="Times New Roman" w:hAnsi="Times New Roman" w:cs="Times New Roman"/>
        </w:rPr>
        <w:t xml:space="preserve"> energy </w:t>
      </w:r>
      <w:r w:rsidRPr="00F95FA8">
        <w:rPr>
          <w:rFonts w:ascii="Times New Roman" w:hAnsi="Times New Roman" w:cs="Times New Roman"/>
        </w:rPr>
        <w:t>consumption</w:t>
      </w:r>
      <w:r w:rsidR="0024613F" w:rsidRPr="00F95FA8">
        <w:rPr>
          <w:rFonts w:ascii="Times New Roman" w:hAnsi="Times New Roman" w:cs="Times New Roman"/>
        </w:rPr>
        <w:t xml:space="preserve"> due to more frequent regenerative braking. The fuel testing in </w:t>
      </w:r>
      <w:r w:rsidR="005164AD" w:rsidRPr="00F95FA8">
        <w:rPr>
          <w:rFonts w:ascii="Times New Roman" w:hAnsi="Times New Roman" w:cs="Times New Roman"/>
        </w:rPr>
        <w:t>‘</w:t>
      </w:r>
      <w:r w:rsidR="0024613F" w:rsidRPr="00F95FA8">
        <w:rPr>
          <w:rFonts w:ascii="Times New Roman" w:hAnsi="Times New Roman" w:cs="Times New Roman"/>
        </w:rPr>
        <w:t>Hold</w:t>
      </w:r>
      <w:r w:rsidR="005164AD" w:rsidRPr="00F95FA8">
        <w:rPr>
          <w:rFonts w:ascii="Times New Roman" w:hAnsi="Times New Roman" w:cs="Times New Roman"/>
        </w:rPr>
        <w:t>’</w:t>
      </w:r>
      <w:r w:rsidR="0024613F" w:rsidRPr="00F95FA8">
        <w:rPr>
          <w:rFonts w:ascii="Times New Roman" w:hAnsi="Times New Roman" w:cs="Times New Roman"/>
        </w:rPr>
        <w:t xml:space="preserve"> mode showed that the Volt was also quite fuel-efficient. The testing involved three dri</w:t>
      </w:r>
      <w:r w:rsidR="00557163" w:rsidRPr="00557163">
        <w:rPr>
          <w:rFonts w:ascii="Times New Roman" w:hAnsi="Times New Roman" w:cs="Times New Roman"/>
        </w:rPr>
        <w:t>ves obtaining an average of 5.4</w:t>
      </w:r>
      <w:r w:rsidR="005164AD" w:rsidRPr="00F95FA8">
        <w:rPr>
          <w:rFonts w:ascii="Times New Roman" w:hAnsi="Times New Roman" w:cs="Times New Roman"/>
        </w:rPr>
        <w:t>L</w:t>
      </w:r>
      <w:r w:rsidR="00557163">
        <w:rPr>
          <w:rFonts w:ascii="Times New Roman" w:hAnsi="Times New Roman" w:cs="Times New Roman"/>
        </w:rPr>
        <w:t>/</w:t>
      </w:r>
      <w:r w:rsidR="0024613F" w:rsidRPr="00F95FA8">
        <w:rPr>
          <w:rFonts w:ascii="Times New Roman" w:hAnsi="Times New Roman" w:cs="Times New Roman"/>
        </w:rPr>
        <w:t xml:space="preserve">100km, which is an excellent value in comparison with </w:t>
      </w:r>
      <w:r w:rsidR="005164AD" w:rsidRPr="00F95FA8">
        <w:rPr>
          <w:rFonts w:ascii="Times New Roman" w:hAnsi="Times New Roman" w:cs="Times New Roman"/>
        </w:rPr>
        <w:t>internal combustion engine</w:t>
      </w:r>
      <w:r w:rsidR="0024613F" w:rsidRPr="00F95FA8">
        <w:rPr>
          <w:rFonts w:ascii="Times New Roman" w:hAnsi="Times New Roman" w:cs="Times New Roman"/>
        </w:rPr>
        <w:t xml:space="preserve"> vehicles. </w:t>
      </w:r>
      <w:r w:rsidR="005164AD" w:rsidRPr="00F95FA8">
        <w:rPr>
          <w:rFonts w:ascii="Times New Roman" w:hAnsi="Times New Roman" w:cs="Times New Roman"/>
        </w:rPr>
        <w:t>However, t</w:t>
      </w:r>
      <w:r w:rsidR="0024613F" w:rsidRPr="00F95FA8">
        <w:rPr>
          <w:rFonts w:ascii="Times New Roman" w:hAnsi="Times New Roman" w:cs="Times New Roman"/>
        </w:rPr>
        <w:t xml:space="preserve">he results need to be taken in </w:t>
      </w:r>
      <w:r w:rsidR="005164AD" w:rsidRPr="00F95FA8">
        <w:rPr>
          <w:rFonts w:ascii="Times New Roman" w:hAnsi="Times New Roman" w:cs="Times New Roman"/>
        </w:rPr>
        <w:t xml:space="preserve">context within the </w:t>
      </w:r>
      <w:r w:rsidR="0024613F" w:rsidRPr="00F95FA8">
        <w:rPr>
          <w:rFonts w:ascii="Times New Roman" w:hAnsi="Times New Roman" w:cs="Times New Roman"/>
        </w:rPr>
        <w:t xml:space="preserve">limitations of the study, </w:t>
      </w:r>
      <w:r w:rsidR="005164AD" w:rsidRPr="00F95FA8">
        <w:rPr>
          <w:rFonts w:ascii="Times New Roman" w:hAnsi="Times New Roman" w:cs="Times New Roman"/>
        </w:rPr>
        <w:t xml:space="preserve">primarily </w:t>
      </w:r>
      <w:r w:rsidR="0024613F" w:rsidRPr="00F95FA8">
        <w:rPr>
          <w:rFonts w:ascii="Times New Roman" w:hAnsi="Times New Roman" w:cs="Times New Roman"/>
        </w:rPr>
        <w:t xml:space="preserve">a </w:t>
      </w:r>
      <w:r w:rsidR="005164AD" w:rsidRPr="00F95FA8">
        <w:rPr>
          <w:rFonts w:ascii="Times New Roman" w:hAnsi="Times New Roman" w:cs="Times New Roman"/>
        </w:rPr>
        <w:t>limited</w:t>
      </w:r>
      <w:r w:rsidR="0024613F" w:rsidRPr="00F95FA8">
        <w:rPr>
          <w:rFonts w:ascii="Times New Roman" w:hAnsi="Times New Roman" w:cs="Times New Roman"/>
        </w:rPr>
        <w:t xml:space="preserve"> number of tests</w:t>
      </w:r>
      <w:r w:rsidR="005164AD" w:rsidRPr="00F95FA8">
        <w:rPr>
          <w:rFonts w:ascii="Times New Roman" w:hAnsi="Times New Roman" w:cs="Times New Roman"/>
        </w:rPr>
        <w:t xml:space="preserve"> and associated result reliability and accuracy. </w:t>
      </w:r>
    </w:p>
    <w:p w14:paraId="3E3113C8" w14:textId="77777777" w:rsidR="002879DF" w:rsidRDefault="008A12C0" w:rsidP="0024613F">
      <w:pPr>
        <w:jc w:val="both"/>
        <w:rPr>
          <w:ins w:id="18" w:author="Marcus Pham" w:date="2014-08-02T21:14:00Z"/>
          <w:rFonts w:ascii="Times New Roman" w:hAnsi="Times New Roman" w:cs="Times New Roman"/>
        </w:rPr>
      </w:pPr>
      <w:ins w:id="19" w:author="Marcus Pham" w:date="2014-08-02T21:14:00Z">
        <w:r>
          <w:rPr>
            <w:rFonts w:ascii="Times New Roman" w:hAnsi="Times New Roman" w:cs="Times New Roman"/>
          </w:rPr>
          <w:t>Additionally</w:t>
        </w:r>
      </w:ins>
      <w:ins w:id="20" w:author="Marcus Pham" w:date="2014-08-02T21:44:00Z">
        <w:r>
          <w:rPr>
            <w:rFonts w:ascii="Times New Roman" w:hAnsi="Times New Roman" w:cs="Times New Roman"/>
          </w:rPr>
          <w:t>,</w:t>
        </w:r>
      </w:ins>
      <w:ins w:id="21" w:author="Marcus Pham" w:date="2014-08-02T21:14:00Z">
        <w:r>
          <w:rPr>
            <w:rFonts w:ascii="Times New Roman" w:hAnsi="Times New Roman" w:cs="Times New Roman"/>
          </w:rPr>
          <w:t xml:space="preserve"> t</w:t>
        </w:r>
      </w:ins>
      <w:ins w:id="22" w:author="Marcus Pham" w:date="2014-08-02T21:15:00Z">
        <w:r w:rsidR="008625B9">
          <w:rPr>
            <w:rFonts w:ascii="Times New Roman" w:hAnsi="Times New Roman" w:cs="Times New Roman"/>
          </w:rPr>
          <w:t>he</w:t>
        </w:r>
      </w:ins>
      <w:r w:rsidR="0024613F" w:rsidRPr="00F95FA8">
        <w:rPr>
          <w:rFonts w:ascii="Times New Roman" w:hAnsi="Times New Roman" w:cs="Times New Roman"/>
        </w:rPr>
        <w:t xml:space="preserve"> difference</w:t>
      </w:r>
      <w:r w:rsidR="005164AD" w:rsidRPr="00F95FA8">
        <w:rPr>
          <w:rFonts w:ascii="Times New Roman" w:hAnsi="Times New Roman" w:cs="Times New Roman"/>
        </w:rPr>
        <w:t>s</w:t>
      </w:r>
      <w:r w:rsidR="0024613F" w:rsidRPr="00F95FA8">
        <w:rPr>
          <w:rFonts w:ascii="Times New Roman" w:hAnsi="Times New Roman" w:cs="Times New Roman"/>
        </w:rPr>
        <w:t xml:space="preserve"> </w:t>
      </w:r>
      <w:r w:rsidR="005164AD" w:rsidRPr="00F95FA8">
        <w:rPr>
          <w:rFonts w:ascii="Times New Roman" w:hAnsi="Times New Roman" w:cs="Times New Roman"/>
        </w:rPr>
        <w:t xml:space="preserve">between the Volt and the </w:t>
      </w:r>
      <w:r w:rsidR="00D35687">
        <w:rPr>
          <w:rFonts w:ascii="Times New Roman" w:hAnsi="Times New Roman" w:cs="Times New Roman"/>
        </w:rPr>
        <w:t xml:space="preserve">REV </w:t>
      </w:r>
      <w:r w:rsidR="005164AD" w:rsidRPr="00F95FA8">
        <w:rPr>
          <w:rFonts w:ascii="Times New Roman" w:hAnsi="Times New Roman" w:cs="Times New Roman"/>
        </w:rPr>
        <w:t xml:space="preserve">Eco </w:t>
      </w:r>
      <w:r w:rsidR="0024613F" w:rsidRPr="00F95FA8">
        <w:rPr>
          <w:rFonts w:ascii="Times New Roman" w:hAnsi="Times New Roman" w:cs="Times New Roman"/>
        </w:rPr>
        <w:t xml:space="preserve">features </w:t>
      </w:r>
      <w:del w:id="23" w:author="Marcus Pham" w:date="2014-08-02T21:44:00Z">
        <w:r w:rsidR="00271FDC" w:rsidDel="008A12C0">
          <w:rPr>
            <w:rFonts w:ascii="Times New Roman" w:hAnsi="Times New Roman" w:cs="Times New Roman"/>
          </w:rPr>
          <w:delText>(</w:delText>
        </w:r>
        <w:r w:rsidR="0024613F" w:rsidRPr="00F95FA8" w:rsidDel="008A12C0">
          <w:rPr>
            <w:rFonts w:ascii="Times New Roman" w:hAnsi="Times New Roman" w:cs="Times New Roman"/>
          </w:rPr>
          <w:delText>e.g. transmission, engine size, aerodynamics, torque etc.</w:delText>
        </w:r>
        <w:r w:rsidR="00271FDC" w:rsidDel="008A12C0">
          <w:rPr>
            <w:rFonts w:ascii="Times New Roman" w:hAnsi="Times New Roman" w:cs="Times New Roman"/>
          </w:rPr>
          <w:delText>),</w:delText>
        </w:r>
        <w:r w:rsidR="0024613F" w:rsidRPr="00F95FA8" w:rsidDel="008A12C0">
          <w:rPr>
            <w:rFonts w:ascii="Times New Roman" w:hAnsi="Times New Roman" w:cs="Times New Roman"/>
          </w:rPr>
          <w:delText xml:space="preserve"> </w:delText>
        </w:r>
      </w:del>
      <w:r w:rsidR="0024613F" w:rsidRPr="00F95FA8">
        <w:rPr>
          <w:rFonts w:ascii="Times New Roman" w:hAnsi="Times New Roman" w:cs="Times New Roman"/>
        </w:rPr>
        <w:t xml:space="preserve">must </w:t>
      </w:r>
      <w:ins w:id="24" w:author="Marcus Pham" w:date="2014-08-02T21:14:00Z">
        <w:r w:rsidR="008625B9">
          <w:rPr>
            <w:rFonts w:ascii="Times New Roman" w:hAnsi="Times New Roman" w:cs="Times New Roman"/>
          </w:rPr>
          <w:t xml:space="preserve">also </w:t>
        </w:r>
      </w:ins>
      <w:r w:rsidR="0024613F" w:rsidRPr="00F95FA8">
        <w:rPr>
          <w:rFonts w:ascii="Times New Roman" w:hAnsi="Times New Roman" w:cs="Times New Roman"/>
        </w:rPr>
        <w:t xml:space="preserve">be taken into account when comparing results between the </w:t>
      </w:r>
      <w:r w:rsidR="005164AD" w:rsidRPr="00F95FA8">
        <w:rPr>
          <w:rFonts w:ascii="Times New Roman" w:hAnsi="Times New Roman" w:cs="Times New Roman"/>
        </w:rPr>
        <w:t>EVs</w:t>
      </w:r>
      <w:r w:rsidR="0024613F" w:rsidRPr="00F95FA8">
        <w:rPr>
          <w:rFonts w:ascii="Times New Roman" w:hAnsi="Times New Roman" w:cs="Times New Roman"/>
        </w:rPr>
        <w:t>.</w:t>
      </w:r>
      <w:commentRangeEnd w:id="16"/>
      <w:r w:rsidR="004449BC">
        <w:rPr>
          <w:rStyle w:val="CommentReference"/>
        </w:rPr>
        <w:commentReference w:id="16"/>
      </w:r>
    </w:p>
    <w:p w14:paraId="7BD0B54C" w14:textId="77777777" w:rsidR="008625B9" w:rsidRDefault="008625B9" w:rsidP="0024613F">
      <w:pPr>
        <w:jc w:val="both"/>
        <w:rPr>
          <w:ins w:id="25" w:author="Marcus Pham" w:date="2014-08-02T21:14:00Z"/>
          <w:rFonts w:ascii="Times New Roman" w:hAnsi="Times New Roman" w:cs="Times New Roman"/>
        </w:rPr>
      </w:pPr>
    </w:p>
    <w:p w14:paraId="10C8160E" w14:textId="77777777" w:rsidR="008625B9" w:rsidRDefault="008625B9" w:rsidP="0024613F">
      <w:pPr>
        <w:jc w:val="both"/>
        <w:rPr>
          <w:ins w:id="26" w:author="Marcus Pham" w:date="2014-08-02T21:17:00Z"/>
          <w:rFonts w:ascii="Times New Roman" w:hAnsi="Times New Roman" w:cs="Times New Roman"/>
        </w:rPr>
      </w:pPr>
      <w:ins w:id="27" w:author="Marcus Pham" w:date="2014-08-02T21:15:00Z">
        <w:r>
          <w:rPr>
            <w:rFonts w:ascii="Times New Roman" w:hAnsi="Times New Roman" w:cs="Times New Roman"/>
          </w:rPr>
          <w:t>Below is a table</w:t>
        </w:r>
      </w:ins>
      <w:ins w:id="28" w:author="Marcus Pham" w:date="2014-08-02T21:17:00Z">
        <w:r>
          <w:rPr>
            <w:rFonts w:ascii="Times New Roman" w:hAnsi="Times New Roman" w:cs="Times New Roman"/>
          </w:rPr>
          <w:t xml:space="preserve"> detailing the specifications of both cars:</w:t>
        </w:r>
      </w:ins>
    </w:p>
    <w:p w14:paraId="6702CADC" w14:textId="77777777" w:rsidR="008625B9" w:rsidRDefault="008625B9" w:rsidP="0024613F">
      <w:pPr>
        <w:jc w:val="both"/>
        <w:rPr>
          <w:ins w:id="29" w:author="Marcus Pham" w:date="2014-08-02T21:17:00Z"/>
          <w:rFonts w:ascii="Times New Roman" w:hAnsi="Times New Roman" w:cs="Times New Roman"/>
        </w:rPr>
      </w:pPr>
    </w:p>
    <w:tbl>
      <w:tblPr>
        <w:tblStyle w:val="LightShading"/>
        <w:tblW w:w="0" w:type="auto"/>
        <w:tblLook w:val="04A0" w:firstRow="1" w:lastRow="0" w:firstColumn="1" w:lastColumn="0" w:noHBand="0" w:noVBand="1"/>
      </w:tblPr>
      <w:tblGrid>
        <w:gridCol w:w="1809"/>
        <w:gridCol w:w="3868"/>
        <w:gridCol w:w="2839"/>
      </w:tblGrid>
      <w:tr w:rsidR="008625B9" w14:paraId="0DA1DBAF" w14:textId="77777777" w:rsidTr="001246EE">
        <w:trPr>
          <w:cnfStyle w:val="100000000000" w:firstRow="1" w:lastRow="0" w:firstColumn="0" w:lastColumn="0" w:oddVBand="0" w:evenVBand="0" w:oddHBand="0" w:evenHBand="0" w:firstRowFirstColumn="0" w:firstRowLastColumn="0" w:lastRowFirstColumn="0" w:lastRowLastColumn="0"/>
          <w:ins w:id="30" w:author="Marcus Pham" w:date="2014-08-02T21:17:00Z"/>
        </w:trPr>
        <w:tc>
          <w:tcPr>
            <w:cnfStyle w:val="001000000000" w:firstRow="0" w:lastRow="0" w:firstColumn="1" w:lastColumn="0" w:oddVBand="0" w:evenVBand="0" w:oddHBand="0" w:evenHBand="0" w:firstRowFirstColumn="0" w:firstRowLastColumn="0" w:lastRowFirstColumn="0" w:lastRowLastColumn="0"/>
            <w:tcW w:w="1809" w:type="dxa"/>
          </w:tcPr>
          <w:p w14:paraId="712D4777" w14:textId="77777777" w:rsidR="008625B9" w:rsidRDefault="008625B9" w:rsidP="0024613F">
            <w:pPr>
              <w:jc w:val="both"/>
              <w:rPr>
                <w:ins w:id="31" w:author="Marcus Pham" w:date="2014-08-02T21:17:00Z"/>
                <w:rFonts w:ascii="Times New Roman" w:hAnsi="Times New Roman" w:cs="Times New Roman"/>
              </w:rPr>
            </w:pPr>
          </w:p>
        </w:tc>
        <w:tc>
          <w:tcPr>
            <w:tcW w:w="3868" w:type="dxa"/>
          </w:tcPr>
          <w:p w14:paraId="711B8F7F" w14:textId="77777777" w:rsidR="008625B9" w:rsidRDefault="008625B9" w:rsidP="0024613F">
            <w:pPr>
              <w:jc w:val="both"/>
              <w:cnfStyle w:val="100000000000" w:firstRow="1" w:lastRow="0" w:firstColumn="0" w:lastColumn="0" w:oddVBand="0" w:evenVBand="0" w:oddHBand="0" w:evenHBand="0" w:firstRowFirstColumn="0" w:firstRowLastColumn="0" w:lastRowFirstColumn="0" w:lastRowLastColumn="0"/>
              <w:rPr>
                <w:ins w:id="32" w:author="Marcus Pham" w:date="2014-08-02T21:17:00Z"/>
                <w:rFonts w:ascii="Times New Roman" w:hAnsi="Times New Roman" w:cs="Times New Roman"/>
              </w:rPr>
            </w:pPr>
            <w:ins w:id="33" w:author="Marcus Pham" w:date="2014-08-02T21:18:00Z">
              <w:r>
                <w:rPr>
                  <w:rFonts w:ascii="Times New Roman" w:hAnsi="Times New Roman" w:cs="Times New Roman"/>
                </w:rPr>
                <w:t>Volt</w:t>
              </w:r>
            </w:ins>
          </w:p>
        </w:tc>
        <w:tc>
          <w:tcPr>
            <w:tcW w:w="2839" w:type="dxa"/>
          </w:tcPr>
          <w:p w14:paraId="495CF14C" w14:textId="77777777" w:rsidR="008625B9" w:rsidRDefault="00E70EEA" w:rsidP="0024613F">
            <w:pPr>
              <w:jc w:val="both"/>
              <w:cnfStyle w:val="100000000000" w:firstRow="1" w:lastRow="0" w:firstColumn="0" w:lastColumn="0" w:oddVBand="0" w:evenVBand="0" w:oddHBand="0" w:evenHBand="0" w:firstRowFirstColumn="0" w:firstRowLastColumn="0" w:lastRowFirstColumn="0" w:lastRowLastColumn="0"/>
              <w:rPr>
                <w:ins w:id="34" w:author="Marcus Pham" w:date="2014-08-02T21:17:00Z"/>
                <w:rFonts w:ascii="Times New Roman" w:hAnsi="Times New Roman" w:cs="Times New Roman"/>
              </w:rPr>
            </w:pPr>
            <w:ins w:id="35" w:author="Marcus Pham" w:date="2014-08-02T21:19:00Z">
              <w:r>
                <w:rPr>
                  <w:rFonts w:ascii="Times New Roman" w:hAnsi="Times New Roman" w:cs="Times New Roman"/>
                </w:rPr>
                <w:t>REV Eco</w:t>
              </w:r>
            </w:ins>
          </w:p>
        </w:tc>
      </w:tr>
      <w:tr w:rsidR="008625B9" w14:paraId="1E405A75" w14:textId="77777777" w:rsidTr="001246EE">
        <w:trPr>
          <w:cnfStyle w:val="000000100000" w:firstRow="0" w:lastRow="0" w:firstColumn="0" w:lastColumn="0" w:oddVBand="0" w:evenVBand="0" w:oddHBand="1" w:evenHBand="0" w:firstRowFirstColumn="0" w:firstRowLastColumn="0" w:lastRowFirstColumn="0" w:lastRowLastColumn="0"/>
          <w:ins w:id="36" w:author="Marcus Pham" w:date="2014-08-02T21:17:00Z"/>
        </w:trPr>
        <w:tc>
          <w:tcPr>
            <w:cnfStyle w:val="001000000000" w:firstRow="0" w:lastRow="0" w:firstColumn="1" w:lastColumn="0" w:oddVBand="0" w:evenVBand="0" w:oddHBand="0" w:evenHBand="0" w:firstRowFirstColumn="0" w:firstRowLastColumn="0" w:lastRowFirstColumn="0" w:lastRowLastColumn="0"/>
            <w:tcW w:w="1809" w:type="dxa"/>
          </w:tcPr>
          <w:p w14:paraId="157591B5" w14:textId="77777777" w:rsidR="008625B9" w:rsidRDefault="001246EE" w:rsidP="0024613F">
            <w:pPr>
              <w:jc w:val="both"/>
              <w:rPr>
                <w:ins w:id="37" w:author="Marcus Pham" w:date="2014-08-02T21:17:00Z"/>
                <w:rFonts w:ascii="Times New Roman" w:hAnsi="Times New Roman" w:cs="Times New Roman"/>
              </w:rPr>
            </w:pPr>
            <w:ins w:id="38" w:author="Marcus Pham" w:date="2014-08-02T21:40:00Z">
              <w:r>
                <w:rPr>
                  <w:rFonts w:ascii="Times New Roman" w:hAnsi="Times New Roman" w:cs="Times New Roman"/>
                </w:rPr>
                <w:t xml:space="preserve">Max </w:t>
              </w:r>
            </w:ins>
            <w:ins w:id="39" w:author="Marcus Pham" w:date="2014-08-02T21:22:00Z">
              <w:r w:rsidR="00E70EEA">
                <w:rPr>
                  <w:rFonts w:ascii="Times New Roman" w:hAnsi="Times New Roman" w:cs="Times New Roman"/>
                </w:rPr>
                <w:t>Power</w:t>
              </w:r>
            </w:ins>
          </w:p>
        </w:tc>
        <w:tc>
          <w:tcPr>
            <w:tcW w:w="3868" w:type="dxa"/>
          </w:tcPr>
          <w:p w14:paraId="5A638B05" w14:textId="77777777" w:rsidR="008625B9" w:rsidRDefault="00E70EEA" w:rsidP="0024613F">
            <w:pPr>
              <w:jc w:val="both"/>
              <w:cnfStyle w:val="000000100000" w:firstRow="0" w:lastRow="0" w:firstColumn="0" w:lastColumn="0" w:oddVBand="0" w:evenVBand="0" w:oddHBand="1" w:evenHBand="0" w:firstRowFirstColumn="0" w:firstRowLastColumn="0" w:lastRowFirstColumn="0" w:lastRowLastColumn="0"/>
              <w:rPr>
                <w:ins w:id="40" w:author="Marcus Pham" w:date="2014-08-02T21:17:00Z"/>
                <w:rFonts w:ascii="Times New Roman" w:hAnsi="Times New Roman" w:cs="Times New Roman"/>
              </w:rPr>
            </w:pPr>
            <w:ins w:id="41" w:author="Marcus Pham" w:date="2014-08-02T21:22:00Z">
              <w:r>
                <w:rPr>
                  <w:rFonts w:ascii="Times New Roman" w:hAnsi="Times New Roman" w:cs="Times New Roman"/>
                </w:rPr>
                <w:t>111kW</w:t>
              </w:r>
            </w:ins>
          </w:p>
        </w:tc>
        <w:tc>
          <w:tcPr>
            <w:tcW w:w="2839" w:type="dxa"/>
          </w:tcPr>
          <w:p w14:paraId="37D9167C" w14:textId="77777777" w:rsidR="008625B9" w:rsidRDefault="00E70EEA" w:rsidP="0024613F">
            <w:pPr>
              <w:jc w:val="both"/>
              <w:cnfStyle w:val="000000100000" w:firstRow="0" w:lastRow="0" w:firstColumn="0" w:lastColumn="0" w:oddVBand="0" w:evenVBand="0" w:oddHBand="1" w:evenHBand="0" w:firstRowFirstColumn="0" w:firstRowLastColumn="0" w:lastRowFirstColumn="0" w:lastRowLastColumn="0"/>
              <w:rPr>
                <w:ins w:id="42" w:author="Marcus Pham" w:date="2014-08-02T21:17:00Z"/>
                <w:rFonts w:ascii="Times New Roman" w:hAnsi="Times New Roman" w:cs="Times New Roman"/>
              </w:rPr>
            </w:pPr>
            <w:ins w:id="43" w:author="Marcus Pham" w:date="2014-08-02T21:23:00Z">
              <w:r>
                <w:rPr>
                  <w:rFonts w:ascii="Times New Roman" w:hAnsi="Times New Roman" w:cs="Times New Roman"/>
                </w:rPr>
                <w:t>39kW</w:t>
              </w:r>
            </w:ins>
          </w:p>
        </w:tc>
      </w:tr>
      <w:tr w:rsidR="008625B9" w14:paraId="360D9440" w14:textId="77777777" w:rsidTr="001246EE">
        <w:trPr>
          <w:ins w:id="44" w:author="Marcus Pham" w:date="2014-08-02T21:17:00Z"/>
        </w:trPr>
        <w:tc>
          <w:tcPr>
            <w:cnfStyle w:val="001000000000" w:firstRow="0" w:lastRow="0" w:firstColumn="1" w:lastColumn="0" w:oddVBand="0" w:evenVBand="0" w:oddHBand="0" w:evenHBand="0" w:firstRowFirstColumn="0" w:firstRowLastColumn="0" w:lastRowFirstColumn="0" w:lastRowLastColumn="0"/>
            <w:tcW w:w="1809" w:type="dxa"/>
          </w:tcPr>
          <w:p w14:paraId="25DAF1F4" w14:textId="77777777" w:rsidR="008625B9" w:rsidRDefault="00BA2D15" w:rsidP="0024613F">
            <w:pPr>
              <w:jc w:val="both"/>
              <w:rPr>
                <w:ins w:id="45" w:author="Marcus Pham" w:date="2014-08-02T21:17:00Z"/>
                <w:rFonts w:ascii="Times New Roman" w:hAnsi="Times New Roman" w:cs="Times New Roman"/>
              </w:rPr>
            </w:pPr>
            <w:ins w:id="46" w:author="Marcus Pham" w:date="2014-08-02T21:24:00Z">
              <w:r>
                <w:rPr>
                  <w:rFonts w:ascii="Times New Roman" w:hAnsi="Times New Roman" w:cs="Times New Roman"/>
                </w:rPr>
                <w:t>Voltage</w:t>
              </w:r>
            </w:ins>
          </w:p>
        </w:tc>
        <w:tc>
          <w:tcPr>
            <w:tcW w:w="3868" w:type="dxa"/>
          </w:tcPr>
          <w:p w14:paraId="5B80E100" w14:textId="77777777" w:rsidR="008625B9" w:rsidRDefault="00BA2D15" w:rsidP="0024613F">
            <w:pPr>
              <w:jc w:val="both"/>
              <w:cnfStyle w:val="000000000000" w:firstRow="0" w:lastRow="0" w:firstColumn="0" w:lastColumn="0" w:oddVBand="0" w:evenVBand="0" w:oddHBand="0" w:evenHBand="0" w:firstRowFirstColumn="0" w:firstRowLastColumn="0" w:lastRowFirstColumn="0" w:lastRowLastColumn="0"/>
              <w:rPr>
                <w:ins w:id="47" w:author="Marcus Pham" w:date="2014-08-02T21:17:00Z"/>
                <w:rFonts w:ascii="Times New Roman" w:hAnsi="Times New Roman" w:cs="Times New Roman"/>
              </w:rPr>
            </w:pPr>
            <w:ins w:id="48" w:author="Marcus Pham" w:date="2014-08-02T21:25:00Z">
              <w:r>
                <w:rPr>
                  <w:rFonts w:ascii="Times New Roman" w:hAnsi="Times New Roman" w:cs="Times New Roman"/>
                </w:rPr>
                <w:t>340V</w:t>
              </w:r>
            </w:ins>
          </w:p>
        </w:tc>
        <w:tc>
          <w:tcPr>
            <w:tcW w:w="2839" w:type="dxa"/>
          </w:tcPr>
          <w:p w14:paraId="7A44A226" w14:textId="77777777" w:rsidR="008625B9" w:rsidRDefault="00BA2D15" w:rsidP="0024613F">
            <w:pPr>
              <w:jc w:val="both"/>
              <w:cnfStyle w:val="000000000000" w:firstRow="0" w:lastRow="0" w:firstColumn="0" w:lastColumn="0" w:oddVBand="0" w:evenVBand="0" w:oddHBand="0" w:evenHBand="0" w:firstRowFirstColumn="0" w:firstRowLastColumn="0" w:lastRowFirstColumn="0" w:lastRowLastColumn="0"/>
              <w:rPr>
                <w:ins w:id="49" w:author="Marcus Pham" w:date="2014-08-02T21:17:00Z"/>
                <w:rFonts w:ascii="Times New Roman" w:hAnsi="Times New Roman" w:cs="Times New Roman"/>
              </w:rPr>
            </w:pPr>
            <w:ins w:id="50" w:author="Marcus Pham" w:date="2014-08-02T21:25:00Z">
              <w:r>
                <w:rPr>
                  <w:rFonts w:ascii="Times New Roman" w:hAnsi="Times New Roman" w:cs="Times New Roman"/>
                </w:rPr>
                <w:t>144V</w:t>
              </w:r>
            </w:ins>
          </w:p>
        </w:tc>
      </w:tr>
      <w:tr w:rsidR="00BA2D15" w14:paraId="42614520" w14:textId="77777777" w:rsidTr="00BA2D15">
        <w:trPr>
          <w:cnfStyle w:val="000000100000" w:firstRow="0" w:lastRow="0" w:firstColumn="0" w:lastColumn="0" w:oddVBand="0" w:evenVBand="0" w:oddHBand="1" w:evenHBand="0" w:firstRowFirstColumn="0" w:firstRowLastColumn="0" w:lastRowFirstColumn="0" w:lastRowLastColumn="0"/>
          <w:ins w:id="51" w:author="Marcus Pham" w:date="2014-08-02T21:27:00Z"/>
        </w:trPr>
        <w:tc>
          <w:tcPr>
            <w:cnfStyle w:val="001000000000" w:firstRow="0" w:lastRow="0" w:firstColumn="1" w:lastColumn="0" w:oddVBand="0" w:evenVBand="0" w:oddHBand="0" w:evenHBand="0" w:firstRowFirstColumn="0" w:firstRowLastColumn="0" w:lastRowFirstColumn="0" w:lastRowLastColumn="0"/>
            <w:tcW w:w="1809" w:type="dxa"/>
          </w:tcPr>
          <w:p w14:paraId="41FD2C3F" w14:textId="77777777" w:rsidR="00BA2D15" w:rsidRDefault="00BA2D15" w:rsidP="0024613F">
            <w:pPr>
              <w:jc w:val="both"/>
              <w:rPr>
                <w:ins w:id="52" w:author="Marcus Pham" w:date="2014-08-02T21:27:00Z"/>
                <w:rFonts w:ascii="Times New Roman" w:hAnsi="Times New Roman" w:cs="Times New Roman"/>
              </w:rPr>
            </w:pPr>
            <w:ins w:id="53" w:author="Marcus Pham" w:date="2014-08-02T21:27:00Z">
              <w:r>
                <w:rPr>
                  <w:rFonts w:ascii="Times New Roman" w:hAnsi="Times New Roman" w:cs="Times New Roman"/>
                </w:rPr>
                <w:t>Capacity</w:t>
              </w:r>
            </w:ins>
          </w:p>
        </w:tc>
        <w:tc>
          <w:tcPr>
            <w:tcW w:w="3868" w:type="dxa"/>
          </w:tcPr>
          <w:p w14:paraId="2897544A" w14:textId="77777777" w:rsidR="00BA2D15" w:rsidRDefault="00BA2D15" w:rsidP="0024613F">
            <w:pPr>
              <w:jc w:val="both"/>
              <w:cnfStyle w:val="000000100000" w:firstRow="0" w:lastRow="0" w:firstColumn="0" w:lastColumn="0" w:oddVBand="0" w:evenVBand="0" w:oddHBand="1" w:evenHBand="0" w:firstRowFirstColumn="0" w:firstRowLastColumn="0" w:lastRowFirstColumn="0" w:lastRowLastColumn="0"/>
              <w:rPr>
                <w:ins w:id="54" w:author="Marcus Pham" w:date="2014-08-02T21:27:00Z"/>
                <w:rFonts w:ascii="Times New Roman" w:hAnsi="Times New Roman" w:cs="Times New Roman"/>
              </w:rPr>
            </w:pPr>
            <w:ins w:id="55" w:author="Marcus Pham" w:date="2014-08-02T21:29:00Z">
              <w:r>
                <w:rPr>
                  <w:rFonts w:ascii="Times New Roman" w:hAnsi="Times New Roman" w:cs="Times New Roman"/>
                </w:rPr>
                <w:t>16.5kWh</w:t>
              </w:r>
            </w:ins>
          </w:p>
        </w:tc>
        <w:tc>
          <w:tcPr>
            <w:tcW w:w="2839" w:type="dxa"/>
          </w:tcPr>
          <w:p w14:paraId="508967D5" w14:textId="77777777" w:rsidR="00BA2D15" w:rsidRDefault="00BA2D15" w:rsidP="0024613F">
            <w:pPr>
              <w:jc w:val="both"/>
              <w:cnfStyle w:val="000000100000" w:firstRow="0" w:lastRow="0" w:firstColumn="0" w:lastColumn="0" w:oddVBand="0" w:evenVBand="0" w:oddHBand="1" w:evenHBand="0" w:firstRowFirstColumn="0" w:firstRowLastColumn="0" w:lastRowFirstColumn="0" w:lastRowLastColumn="0"/>
              <w:rPr>
                <w:ins w:id="56" w:author="Marcus Pham" w:date="2014-08-02T21:27:00Z"/>
                <w:rFonts w:ascii="Times New Roman" w:hAnsi="Times New Roman" w:cs="Times New Roman"/>
              </w:rPr>
            </w:pPr>
            <w:ins w:id="57" w:author="Marcus Pham" w:date="2014-08-02T21:27:00Z">
              <w:r>
                <w:rPr>
                  <w:rFonts w:ascii="Times New Roman" w:hAnsi="Times New Roman" w:cs="Times New Roman"/>
                </w:rPr>
                <w:t>13kWh</w:t>
              </w:r>
            </w:ins>
          </w:p>
        </w:tc>
      </w:tr>
      <w:tr w:rsidR="008625B9" w14:paraId="085DEC72" w14:textId="77777777" w:rsidTr="00BA2D15">
        <w:trPr>
          <w:ins w:id="58" w:author="Marcus Pham" w:date="2014-08-02T21:17:00Z"/>
        </w:trPr>
        <w:tc>
          <w:tcPr>
            <w:cnfStyle w:val="001000000000" w:firstRow="0" w:lastRow="0" w:firstColumn="1" w:lastColumn="0" w:oddVBand="0" w:evenVBand="0" w:oddHBand="0" w:evenHBand="0" w:firstRowFirstColumn="0" w:firstRowLastColumn="0" w:lastRowFirstColumn="0" w:lastRowLastColumn="0"/>
            <w:tcW w:w="1809" w:type="dxa"/>
          </w:tcPr>
          <w:p w14:paraId="28A5A1EF" w14:textId="77777777" w:rsidR="008625B9" w:rsidRDefault="00BA2D15" w:rsidP="0024613F">
            <w:pPr>
              <w:jc w:val="both"/>
              <w:rPr>
                <w:ins w:id="59" w:author="Marcus Pham" w:date="2014-08-02T21:17:00Z"/>
                <w:rFonts w:ascii="Times New Roman" w:hAnsi="Times New Roman" w:cs="Times New Roman"/>
              </w:rPr>
            </w:pPr>
            <w:ins w:id="60" w:author="Marcus Pham" w:date="2014-08-02T21:23:00Z">
              <w:r>
                <w:rPr>
                  <w:rFonts w:ascii="Times New Roman" w:hAnsi="Times New Roman" w:cs="Times New Roman"/>
                </w:rPr>
                <w:t>Transmission</w:t>
              </w:r>
            </w:ins>
          </w:p>
        </w:tc>
        <w:tc>
          <w:tcPr>
            <w:tcW w:w="3868" w:type="dxa"/>
          </w:tcPr>
          <w:p w14:paraId="75422856" w14:textId="77777777" w:rsidR="008625B9" w:rsidRDefault="00BA2D15" w:rsidP="0024613F">
            <w:pPr>
              <w:jc w:val="both"/>
              <w:cnfStyle w:val="000000000000" w:firstRow="0" w:lastRow="0" w:firstColumn="0" w:lastColumn="0" w:oddVBand="0" w:evenVBand="0" w:oddHBand="0" w:evenHBand="0" w:firstRowFirstColumn="0" w:firstRowLastColumn="0" w:lastRowFirstColumn="0" w:lastRowLastColumn="0"/>
              <w:rPr>
                <w:ins w:id="61" w:author="Marcus Pham" w:date="2014-08-02T21:17:00Z"/>
                <w:rFonts w:ascii="Times New Roman" w:hAnsi="Times New Roman" w:cs="Times New Roman"/>
              </w:rPr>
            </w:pPr>
            <w:ins w:id="62" w:author="Marcus Pham" w:date="2014-08-02T21:23:00Z">
              <w:r>
                <w:rPr>
                  <w:rFonts w:ascii="Times New Roman" w:hAnsi="Times New Roman" w:cs="Times New Roman"/>
                </w:rPr>
                <w:t>Auto – Electronic ratio select</w:t>
              </w:r>
            </w:ins>
          </w:p>
        </w:tc>
        <w:tc>
          <w:tcPr>
            <w:tcW w:w="2839" w:type="dxa"/>
          </w:tcPr>
          <w:p w14:paraId="06125545" w14:textId="77777777" w:rsidR="008625B9" w:rsidRDefault="00BA2D15" w:rsidP="0024613F">
            <w:pPr>
              <w:jc w:val="both"/>
              <w:cnfStyle w:val="000000000000" w:firstRow="0" w:lastRow="0" w:firstColumn="0" w:lastColumn="0" w:oddVBand="0" w:evenVBand="0" w:oddHBand="0" w:evenHBand="0" w:firstRowFirstColumn="0" w:firstRowLastColumn="0" w:lastRowFirstColumn="0" w:lastRowLastColumn="0"/>
              <w:rPr>
                <w:ins w:id="63" w:author="Marcus Pham" w:date="2014-08-02T21:17:00Z"/>
                <w:rFonts w:ascii="Times New Roman" w:hAnsi="Times New Roman" w:cs="Times New Roman"/>
              </w:rPr>
            </w:pPr>
            <w:ins w:id="64" w:author="Marcus Pham" w:date="2014-08-02T21:28:00Z">
              <w:r>
                <w:rPr>
                  <w:rFonts w:ascii="Times New Roman" w:hAnsi="Times New Roman" w:cs="Times New Roman"/>
                </w:rPr>
                <w:t>5 speed manual</w:t>
              </w:r>
            </w:ins>
          </w:p>
        </w:tc>
      </w:tr>
      <w:tr w:rsidR="008625B9" w14:paraId="4D30A09B" w14:textId="77777777" w:rsidTr="00BA2D15">
        <w:trPr>
          <w:cnfStyle w:val="000000100000" w:firstRow="0" w:lastRow="0" w:firstColumn="0" w:lastColumn="0" w:oddVBand="0" w:evenVBand="0" w:oddHBand="1" w:evenHBand="0" w:firstRowFirstColumn="0" w:firstRowLastColumn="0" w:lastRowFirstColumn="0" w:lastRowLastColumn="0"/>
          <w:ins w:id="65" w:author="Marcus Pham" w:date="2014-08-02T21:17:00Z"/>
        </w:trPr>
        <w:tc>
          <w:tcPr>
            <w:cnfStyle w:val="001000000000" w:firstRow="0" w:lastRow="0" w:firstColumn="1" w:lastColumn="0" w:oddVBand="0" w:evenVBand="0" w:oddHBand="0" w:evenHBand="0" w:firstRowFirstColumn="0" w:firstRowLastColumn="0" w:lastRowFirstColumn="0" w:lastRowLastColumn="0"/>
            <w:tcW w:w="1809" w:type="dxa"/>
          </w:tcPr>
          <w:p w14:paraId="1644839E" w14:textId="77777777" w:rsidR="008625B9" w:rsidRDefault="00BA2D15" w:rsidP="0024613F">
            <w:pPr>
              <w:jc w:val="both"/>
              <w:rPr>
                <w:ins w:id="66" w:author="Marcus Pham" w:date="2014-08-02T21:17:00Z"/>
                <w:rFonts w:ascii="Times New Roman" w:hAnsi="Times New Roman" w:cs="Times New Roman"/>
              </w:rPr>
            </w:pPr>
            <w:ins w:id="67" w:author="Marcus Pham" w:date="2014-08-02T21:30:00Z">
              <w:r>
                <w:rPr>
                  <w:rFonts w:ascii="Times New Roman" w:hAnsi="Times New Roman" w:cs="Times New Roman"/>
                </w:rPr>
                <w:t xml:space="preserve">Curb </w:t>
              </w:r>
            </w:ins>
            <w:ins w:id="68" w:author="Marcus Pham" w:date="2014-08-02T21:24:00Z">
              <w:r>
                <w:rPr>
                  <w:rFonts w:ascii="Times New Roman" w:hAnsi="Times New Roman" w:cs="Times New Roman"/>
                </w:rPr>
                <w:t>Weight</w:t>
              </w:r>
            </w:ins>
          </w:p>
        </w:tc>
        <w:tc>
          <w:tcPr>
            <w:tcW w:w="3868" w:type="dxa"/>
          </w:tcPr>
          <w:p w14:paraId="5D7A12B2" w14:textId="77777777" w:rsidR="008625B9" w:rsidRDefault="00BA2D15" w:rsidP="0024613F">
            <w:pPr>
              <w:jc w:val="both"/>
              <w:cnfStyle w:val="000000100000" w:firstRow="0" w:lastRow="0" w:firstColumn="0" w:lastColumn="0" w:oddVBand="0" w:evenVBand="0" w:oddHBand="1" w:evenHBand="0" w:firstRowFirstColumn="0" w:firstRowLastColumn="0" w:lastRowFirstColumn="0" w:lastRowLastColumn="0"/>
              <w:rPr>
                <w:ins w:id="69" w:author="Marcus Pham" w:date="2014-08-02T21:17:00Z"/>
                <w:rFonts w:ascii="Times New Roman" w:hAnsi="Times New Roman" w:cs="Times New Roman"/>
              </w:rPr>
            </w:pPr>
            <w:ins w:id="70" w:author="Marcus Pham" w:date="2014-08-02T21:31:00Z">
              <w:r>
                <w:rPr>
                  <w:rFonts w:ascii="Times New Roman" w:hAnsi="Times New Roman" w:cs="Times New Roman"/>
                </w:rPr>
                <w:t>1721kg</w:t>
              </w:r>
            </w:ins>
          </w:p>
        </w:tc>
        <w:tc>
          <w:tcPr>
            <w:tcW w:w="2839" w:type="dxa"/>
          </w:tcPr>
          <w:p w14:paraId="2F2C2FC0" w14:textId="77777777" w:rsidR="008625B9" w:rsidRDefault="00BA2D15" w:rsidP="0024613F">
            <w:pPr>
              <w:jc w:val="both"/>
              <w:cnfStyle w:val="000000100000" w:firstRow="0" w:lastRow="0" w:firstColumn="0" w:lastColumn="0" w:oddVBand="0" w:evenVBand="0" w:oddHBand="1" w:evenHBand="0" w:firstRowFirstColumn="0" w:firstRowLastColumn="0" w:lastRowFirstColumn="0" w:lastRowLastColumn="0"/>
              <w:rPr>
                <w:ins w:id="71" w:author="Marcus Pham" w:date="2014-08-02T21:17:00Z"/>
                <w:rFonts w:ascii="Times New Roman" w:hAnsi="Times New Roman" w:cs="Times New Roman"/>
              </w:rPr>
            </w:pPr>
            <w:commentRangeStart w:id="72"/>
            <w:ins w:id="73" w:author="Marcus Pham" w:date="2014-08-02T21:30:00Z">
              <w:r>
                <w:rPr>
                  <w:rFonts w:ascii="Times New Roman" w:hAnsi="Times New Roman" w:cs="Times New Roman"/>
                </w:rPr>
                <w:t>1160kg</w:t>
              </w:r>
            </w:ins>
            <w:commentRangeEnd w:id="72"/>
            <w:ins w:id="74" w:author="Marcus Pham" w:date="2014-08-02T21:38:00Z">
              <w:r w:rsidR="001246EE">
                <w:rPr>
                  <w:rStyle w:val="CommentReference"/>
                  <w:color w:val="auto"/>
                </w:rPr>
                <w:commentReference w:id="72"/>
              </w:r>
            </w:ins>
          </w:p>
        </w:tc>
      </w:tr>
    </w:tbl>
    <w:p w14:paraId="5D8E3B90" w14:textId="77777777" w:rsidR="008625B9" w:rsidRDefault="008625B9" w:rsidP="0024613F">
      <w:pPr>
        <w:jc w:val="both"/>
        <w:rPr>
          <w:ins w:id="76" w:author="Marcus Pham" w:date="2014-08-02T21:13:00Z"/>
          <w:rFonts w:ascii="Times New Roman" w:hAnsi="Times New Roman" w:cs="Times New Roman"/>
        </w:rPr>
      </w:pPr>
    </w:p>
    <w:p w14:paraId="348FFAAD" w14:textId="77777777" w:rsidR="00A27FA2" w:rsidRDefault="00A27FA2" w:rsidP="0024613F">
      <w:pPr>
        <w:jc w:val="both"/>
        <w:rPr>
          <w:ins w:id="77" w:author="Marcus Pham" w:date="2014-08-02T21:13:00Z"/>
          <w:rFonts w:ascii="Times New Roman" w:hAnsi="Times New Roman" w:cs="Times New Roman"/>
        </w:rPr>
      </w:pPr>
    </w:p>
    <w:p w14:paraId="12907FE3" w14:textId="77777777" w:rsidR="00A27FA2" w:rsidRDefault="00A27FA2" w:rsidP="0024613F">
      <w:pPr>
        <w:jc w:val="both"/>
        <w:rPr>
          <w:ins w:id="78" w:author="Marcus Pham" w:date="2014-08-02T21:13:00Z"/>
          <w:rFonts w:ascii="Times New Roman" w:hAnsi="Times New Roman" w:cs="Times New Roman"/>
        </w:rPr>
      </w:pPr>
    </w:p>
    <w:p w14:paraId="4C86F46A" w14:textId="77777777" w:rsidR="00A27FA2" w:rsidRPr="00F95FA8" w:rsidRDefault="00A27FA2" w:rsidP="0024613F">
      <w:pPr>
        <w:jc w:val="both"/>
        <w:rPr>
          <w:rFonts w:ascii="Times New Roman" w:hAnsi="Times New Roman" w:cs="Times New Roman"/>
        </w:rPr>
      </w:pPr>
    </w:p>
    <w:p w14:paraId="705B7540" w14:textId="77777777" w:rsidR="00CF3C75" w:rsidRPr="00F95FA8" w:rsidRDefault="0052613E" w:rsidP="00985D47">
      <w:pPr>
        <w:jc w:val="both"/>
        <w:rPr>
          <w:rFonts w:ascii="Times New Roman" w:hAnsi="Times New Roman" w:cs="Times New Roman"/>
        </w:rPr>
      </w:pPr>
      <w:r w:rsidRPr="00F95FA8">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E841467" wp14:editId="3C0F8145">
                <wp:simplePos x="0" y="0"/>
                <wp:positionH relativeFrom="column">
                  <wp:posOffset>-571500</wp:posOffset>
                </wp:positionH>
                <wp:positionV relativeFrom="paragraph">
                  <wp:posOffset>2849880</wp:posOffset>
                </wp:positionV>
                <wp:extent cx="6057900" cy="260985"/>
                <wp:effectExtent l="0" t="0" r="12700" b="0"/>
                <wp:wrapSquare wrapText="bothSides"/>
                <wp:docPr id="9" name="Text Box 9"/>
                <wp:cNvGraphicFramePr/>
                <a:graphic xmlns:a="http://schemas.openxmlformats.org/drawingml/2006/main">
                  <a:graphicData uri="http://schemas.microsoft.com/office/word/2010/wordprocessingShape">
                    <wps:wsp>
                      <wps:cNvSpPr txBox="1"/>
                      <wps:spPr>
                        <a:xfrm>
                          <a:off x="0" y="0"/>
                          <a:ext cx="6057900" cy="260985"/>
                        </a:xfrm>
                        <a:prstGeom prst="rect">
                          <a:avLst/>
                        </a:prstGeom>
                        <a:solidFill>
                          <a:prstClr val="white"/>
                        </a:solidFill>
                        <a:ln>
                          <a:noFill/>
                        </a:ln>
                        <a:effectLst/>
                      </wps:spPr>
                      <wps:txbx>
                        <w:txbxContent>
                          <w:p w14:paraId="04D2A73D" w14:textId="77777777" w:rsidR="00BA2D15" w:rsidRPr="00F95FA8" w:rsidRDefault="00BA2D15" w:rsidP="00F95FA8">
                            <w:pPr>
                              <w:pStyle w:val="Caption"/>
                              <w:jc w:val="center"/>
                              <w:rPr>
                                <w:noProof/>
                                <w:color w:val="auto"/>
                                <w:sz w:val="24"/>
                                <w:szCs w:val="24"/>
                              </w:rPr>
                            </w:pPr>
                            <w:r w:rsidRPr="00F95FA8">
                              <w:rPr>
                                <w:color w:val="auto"/>
                              </w:rPr>
                              <w:t xml:space="preserve">Figure </w:t>
                            </w:r>
                            <w:r>
                              <w:rPr>
                                <w:color w:val="auto"/>
                              </w:rPr>
                              <w:t>8</w:t>
                            </w:r>
                            <w:r w:rsidRPr="00F95FA8">
                              <w:rPr>
                                <w:color w:val="auto"/>
                              </w:rPr>
                              <w:t xml:space="preserve"> </w:t>
                            </w:r>
                            <w:r>
                              <w:rPr>
                                <w:color w:val="auto"/>
                              </w:rPr>
                              <w:t>E</w:t>
                            </w:r>
                            <w:r w:rsidRPr="00F95FA8">
                              <w:rPr>
                                <w:color w:val="auto"/>
                              </w:rPr>
                              <w:t xml:space="preserve">nergy consumption between the </w:t>
                            </w:r>
                            <w:r>
                              <w:rPr>
                                <w:color w:val="auto"/>
                              </w:rPr>
                              <w:t>EVs</w:t>
                            </w:r>
                            <w:r w:rsidRPr="00F95FA8">
                              <w:rPr>
                                <w:color w:val="auto"/>
                              </w:rPr>
                              <w:t xml:space="preserve"> for each test; D = Volt’s Normal mode, L= Volt’s Low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left:0;text-align:left;margin-left:-44.95pt;margin-top:224.4pt;width:477pt;height:20.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" stroked="f">
                <v:textbox style="mso-fit-shape-to-text:t" inset="0,0,0,0">
                  <w:txbxContent>
                    <w:p w14:paraId="5B8BD3C6" w14:textId="77777777" w:rsidR="00BA2D15" w:rsidRPr="00F95FA8" w:rsidRDefault="00BA2D15" w:rsidP="00F95FA8">
                      <w:pPr>
                        <w:pStyle w:val="Caption"/>
                        <w:jc w:val="center"/>
                        <w:rPr>
                          <w:noProof/>
                          <w:color w:val="auto"/>
                          <w:sz w:val="24"/>
                          <w:szCs w:val="24"/>
                        </w:rPr>
                      </w:pPr>
                      <w:r w:rsidRPr="00F95FA8">
                        <w:rPr>
                          <w:color w:val="auto"/>
                        </w:rPr>
                        <w:t xml:space="preserve">Figure </w:t>
                      </w:r>
                      <w:r>
                        <w:rPr>
                          <w:color w:val="auto"/>
                        </w:rPr>
                        <w:t>8</w:t>
                      </w:r>
                      <w:r w:rsidRPr="00F95FA8">
                        <w:rPr>
                          <w:color w:val="auto"/>
                        </w:rPr>
                        <w:t xml:space="preserve"> </w:t>
                      </w:r>
                      <w:r>
                        <w:rPr>
                          <w:color w:val="auto"/>
                        </w:rPr>
                        <w:t>E</w:t>
                      </w:r>
                      <w:r w:rsidRPr="00F95FA8">
                        <w:rPr>
                          <w:color w:val="auto"/>
                        </w:rPr>
                        <w:t xml:space="preserve">nergy consumption between the </w:t>
                      </w:r>
                      <w:r>
                        <w:rPr>
                          <w:color w:val="auto"/>
                        </w:rPr>
                        <w:t>EVs</w:t>
                      </w:r>
                      <w:r w:rsidRPr="00F95FA8">
                        <w:rPr>
                          <w:color w:val="auto"/>
                        </w:rPr>
                        <w:t xml:space="preserve"> for each test; D = Volt’s Normal mode, L= Volt’s Low mode</w:t>
                      </w:r>
                    </w:p>
                  </w:txbxContent>
                </v:textbox>
                <w10:wrap type="square"/>
              </v:shape>
            </w:pict>
          </mc:Fallback>
        </mc:AlternateContent>
      </w:r>
      <w:bookmarkStart w:id="79" w:name="_GoBack"/>
      <w:r w:rsidRPr="00AF3E74">
        <w:rPr>
          <w:rFonts w:ascii="Times New Roman" w:hAnsi="Times New Roman" w:cs="Times New Roman"/>
          <w:noProof/>
        </w:rPr>
        <w:drawing>
          <wp:inline distT="0" distB="0" distL="0" distR="0" wp14:anchorId="39DF0357" wp14:editId="3B900130">
            <wp:extent cx="5270500" cy="269494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Value.jpg"/>
                    <pic:cNvPicPr/>
                  </pic:nvPicPr>
                  <pic:blipFill>
                    <a:blip r:embed="rId17">
                      <a:extLst>
                        <a:ext uri="{28A0092B-C50C-407E-A947-70E740481C1C}">
                          <a14:useLocalDpi xmlns:a14="http://schemas.microsoft.com/office/drawing/2010/main" val="0"/>
                        </a:ext>
                      </a:extLst>
                    </a:blip>
                    <a:stretch>
                      <a:fillRect/>
                    </a:stretch>
                  </pic:blipFill>
                  <pic:spPr>
                    <a:xfrm>
                      <a:off x="0" y="0"/>
                      <a:ext cx="5270500" cy="2694940"/>
                    </a:xfrm>
                    <a:prstGeom prst="rect">
                      <a:avLst/>
                    </a:prstGeom>
                  </pic:spPr>
                </pic:pic>
              </a:graphicData>
            </a:graphic>
          </wp:inline>
        </w:drawing>
      </w:r>
      <w:bookmarkEnd w:id="79"/>
      <w:r w:rsidR="00E42437">
        <w:rPr>
          <w:rStyle w:val="CommentReference"/>
        </w:rPr>
        <w:commentReference w:id="80"/>
      </w:r>
      <w:r w:rsidR="00F20A85">
        <w:rPr>
          <w:rStyle w:val="CommentReference"/>
        </w:rPr>
        <w:commentReference w:id="81"/>
      </w:r>
    </w:p>
    <w:p w14:paraId="7FAE03EB" w14:textId="77777777" w:rsidR="0052613E" w:rsidRDefault="00A27FA2" w:rsidP="00F20A85">
      <w:pPr>
        <w:pStyle w:val="Heading2"/>
        <w:jc w:val="both"/>
        <w:rPr>
          <w:ins w:id="82" w:author="Marcus Pham" w:date="2014-08-02T21:05:00Z"/>
          <w:rFonts w:ascii="Times New Roman" w:eastAsiaTheme="minorEastAsia" w:hAnsi="Times New Roman" w:cs="Times New Roman"/>
          <w:bCs w:val="0"/>
          <w:color w:val="auto"/>
          <w:sz w:val="24"/>
          <w:szCs w:val="24"/>
        </w:rPr>
      </w:pPr>
      <w:r w:rsidRPr="00AF3E74">
        <w:rPr>
          <w:rFonts w:ascii="Times New Roman" w:eastAsiaTheme="minorEastAsia" w:hAnsi="Times New Roman" w:cs="Times New Roman"/>
          <w:bCs w:val="0"/>
          <w:noProof/>
          <w:color w:val="auto"/>
          <w:sz w:val="24"/>
          <w:szCs w:val="24"/>
        </w:rPr>
        <w:drawing>
          <wp:inline distT="0" distB="0" distL="0" distR="0" wp14:anchorId="1E8A6D73" wp14:editId="3F95948B">
            <wp:extent cx="5270500" cy="2630170"/>
            <wp:effectExtent l="0" t="0" r="12700"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Perc.jpg"/>
                    <pic:cNvPicPr/>
                  </pic:nvPicPr>
                  <pic:blipFill>
                    <a:blip r:embed="rId18">
                      <a:extLst>
                        <a:ext uri="{28A0092B-C50C-407E-A947-70E740481C1C}">
                          <a14:useLocalDpi xmlns:a14="http://schemas.microsoft.com/office/drawing/2010/main" val="0"/>
                        </a:ext>
                      </a:extLst>
                    </a:blip>
                    <a:stretch>
                      <a:fillRect/>
                    </a:stretch>
                  </pic:blipFill>
                  <pic:spPr>
                    <a:xfrm>
                      <a:off x="0" y="0"/>
                      <a:ext cx="5270500" cy="2630170"/>
                    </a:xfrm>
                    <a:prstGeom prst="rect">
                      <a:avLst/>
                    </a:prstGeom>
                  </pic:spPr>
                </pic:pic>
              </a:graphicData>
            </a:graphic>
          </wp:inline>
        </w:drawing>
      </w:r>
    </w:p>
    <w:p w14:paraId="51D94F52" w14:textId="77777777" w:rsidR="0052613E" w:rsidRDefault="0052613E" w:rsidP="00F20A85">
      <w:pPr>
        <w:pStyle w:val="Heading2"/>
        <w:jc w:val="both"/>
        <w:rPr>
          <w:ins w:id="83" w:author="Marcus Pham" w:date="2014-08-02T21:05:00Z"/>
          <w:rFonts w:ascii="Times New Roman" w:eastAsiaTheme="minorEastAsia" w:hAnsi="Times New Roman" w:cs="Times New Roman"/>
          <w:bCs w:val="0"/>
          <w:color w:val="auto"/>
          <w:sz w:val="24"/>
          <w:szCs w:val="24"/>
        </w:rPr>
      </w:pPr>
      <w:r w:rsidRPr="00F95FA8">
        <w:rPr>
          <w:rFonts w:ascii="Times New Roman" w:hAnsi="Times New Roman" w:cs="Times New Roman"/>
          <w:noProof/>
        </w:rPr>
        <w:lastRenderedPageBreak/>
        <mc:AlternateContent>
          <mc:Choice Requires="wps">
            <w:drawing>
              <wp:anchor distT="0" distB="0" distL="114300" distR="114300" simplePos="0" relativeHeight="251663360" behindDoc="0" locked="0" layoutInCell="1" allowOverlap="1" wp14:anchorId="68706213" wp14:editId="3A6F5AFA">
                <wp:simplePos x="0" y="0"/>
                <wp:positionH relativeFrom="column">
                  <wp:posOffset>-800100</wp:posOffset>
                </wp:positionH>
                <wp:positionV relativeFrom="paragraph">
                  <wp:posOffset>264795</wp:posOffset>
                </wp:positionV>
                <wp:extent cx="5943600" cy="26098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943600" cy="260985"/>
                        </a:xfrm>
                        <a:prstGeom prst="rect">
                          <a:avLst/>
                        </a:prstGeom>
                        <a:solidFill>
                          <a:prstClr val="white"/>
                        </a:solidFill>
                        <a:ln>
                          <a:noFill/>
                        </a:ln>
                        <a:effectLst/>
                      </wps:spPr>
                      <wps:txbx>
                        <w:txbxContent>
                          <w:p w14:paraId="179A59CB" w14:textId="77777777" w:rsidR="00BA2D15" w:rsidRPr="00F95FA8" w:rsidRDefault="00BA2D15" w:rsidP="00F95FA8">
                            <w:pPr>
                              <w:pStyle w:val="Caption"/>
                              <w:jc w:val="center"/>
                              <w:rPr>
                                <w:noProof/>
                                <w:color w:val="auto"/>
                                <w:sz w:val="24"/>
                                <w:szCs w:val="24"/>
                              </w:rPr>
                            </w:pPr>
                            <w:r w:rsidRPr="00F95FA8">
                              <w:rPr>
                                <w:color w:val="auto"/>
                              </w:rPr>
                              <w:t xml:space="preserve">Figure </w:t>
                            </w:r>
                            <w:r>
                              <w:rPr>
                                <w:color w:val="auto"/>
                              </w:rPr>
                              <w:t>9</w:t>
                            </w:r>
                            <w:r w:rsidRPr="00F95FA8">
                              <w:rPr>
                                <w:color w:val="auto"/>
                              </w:rPr>
                              <w:t xml:space="preserve"> Relative percentage difference of energy consumption </w:t>
                            </w:r>
                            <w:r>
                              <w:rPr>
                                <w:color w:val="auto"/>
                              </w:rPr>
                              <w:t>c</w:t>
                            </w:r>
                            <w:r w:rsidRPr="00F95FA8">
                              <w:rPr>
                                <w:color w:val="auto"/>
                              </w:rPr>
                              <w:t>ompared with city off-peak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27" type="#_x0000_t202" style="position:absolute;left:0;text-align:left;margin-left:-62.95pt;margin-top:20.85pt;width:468pt;height:20.5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" stroked="f">
                <v:textbox style="mso-fit-shape-to-text:t" inset="0,0,0,0">
                  <w:txbxContent>
                    <w:p w14:paraId="53D8BCFE" w14:textId="77777777" w:rsidR="00BA2D15" w:rsidRPr="00F95FA8" w:rsidRDefault="00BA2D15" w:rsidP="00F95FA8">
                      <w:pPr>
                        <w:pStyle w:val="Caption"/>
                        <w:jc w:val="center"/>
                        <w:rPr>
                          <w:noProof/>
                          <w:color w:val="auto"/>
                          <w:sz w:val="24"/>
                          <w:szCs w:val="24"/>
                        </w:rPr>
                      </w:pPr>
                      <w:r w:rsidRPr="00F95FA8">
                        <w:rPr>
                          <w:color w:val="auto"/>
                        </w:rPr>
                        <w:t xml:space="preserve">Figure </w:t>
                      </w:r>
                      <w:r>
                        <w:rPr>
                          <w:color w:val="auto"/>
                        </w:rPr>
                        <w:t>9</w:t>
                      </w:r>
                      <w:r w:rsidRPr="00F95FA8">
                        <w:rPr>
                          <w:color w:val="auto"/>
                        </w:rPr>
                        <w:t xml:space="preserve"> Relative percentage difference of energy consumption </w:t>
                      </w:r>
                      <w:r>
                        <w:rPr>
                          <w:color w:val="auto"/>
                        </w:rPr>
                        <w:t>c</w:t>
                      </w:r>
                      <w:r w:rsidRPr="00F95FA8">
                        <w:rPr>
                          <w:color w:val="auto"/>
                        </w:rPr>
                        <w:t>ompared with city off-peak</w:t>
                      </w:r>
                    </w:p>
                  </w:txbxContent>
                </v:textbox>
                <w10:wrap type="square"/>
              </v:shape>
            </w:pict>
          </mc:Fallback>
        </mc:AlternateContent>
      </w:r>
    </w:p>
    <w:p w14:paraId="18C4EDDC" w14:textId="77777777" w:rsidR="00F20A85" w:rsidRPr="00935EA6" w:rsidRDefault="002B20CD" w:rsidP="00F20A85">
      <w:pPr>
        <w:pStyle w:val="Heading2"/>
        <w:jc w:val="both"/>
        <w:rPr>
          <w:rFonts w:ascii="Times New Roman" w:eastAsiaTheme="minorEastAsia" w:hAnsi="Times New Roman" w:cs="Times New Roman"/>
          <w:bCs w:val="0"/>
          <w:color w:val="auto"/>
          <w:sz w:val="24"/>
          <w:szCs w:val="24"/>
        </w:rPr>
      </w:pPr>
      <w:r w:rsidRPr="00935EA6">
        <w:rPr>
          <w:rFonts w:ascii="Times New Roman" w:eastAsiaTheme="minorEastAsia" w:hAnsi="Times New Roman" w:cs="Times New Roman"/>
          <w:bCs w:val="0"/>
          <w:color w:val="auto"/>
          <w:sz w:val="24"/>
          <w:szCs w:val="24"/>
        </w:rPr>
        <w:t>Results and Discussion</w:t>
      </w:r>
      <w:r>
        <w:rPr>
          <w:rFonts w:ascii="Times New Roman" w:eastAsiaTheme="minorEastAsia" w:hAnsi="Times New Roman" w:cs="Times New Roman"/>
          <w:bCs w:val="0"/>
          <w:color w:val="auto"/>
          <w:sz w:val="24"/>
          <w:szCs w:val="24"/>
        </w:rPr>
        <w:t xml:space="preserve">: </w:t>
      </w:r>
      <w:r w:rsidRPr="00935EA6">
        <w:rPr>
          <w:rFonts w:ascii="Times New Roman" w:eastAsiaTheme="minorEastAsia" w:hAnsi="Times New Roman" w:cs="Times New Roman"/>
          <w:bCs w:val="0"/>
          <w:color w:val="auto"/>
          <w:sz w:val="24"/>
          <w:szCs w:val="24"/>
        </w:rPr>
        <w:t xml:space="preserve">Assessment </w:t>
      </w:r>
      <w:r>
        <w:rPr>
          <w:rFonts w:ascii="Times New Roman" w:eastAsiaTheme="minorEastAsia" w:hAnsi="Times New Roman" w:cs="Times New Roman"/>
          <w:bCs w:val="0"/>
          <w:color w:val="auto"/>
          <w:sz w:val="24"/>
          <w:szCs w:val="24"/>
        </w:rPr>
        <w:t>2 (Volt Performance and</w:t>
      </w:r>
      <w:r w:rsidR="00F20A85">
        <w:rPr>
          <w:rFonts w:ascii="Times New Roman" w:eastAsiaTheme="minorEastAsia" w:hAnsi="Times New Roman" w:cs="Times New Roman"/>
          <w:bCs w:val="0"/>
          <w:color w:val="auto"/>
          <w:sz w:val="24"/>
          <w:szCs w:val="24"/>
        </w:rPr>
        <w:t xml:space="preserve"> Range</w:t>
      </w:r>
      <w:r>
        <w:rPr>
          <w:rFonts w:ascii="Times New Roman" w:eastAsiaTheme="minorEastAsia" w:hAnsi="Times New Roman" w:cs="Times New Roman"/>
          <w:bCs w:val="0"/>
          <w:color w:val="auto"/>
          <w:sz w:val="24"/>
          <w:szCs w:val="24"/>
        </w:rPr>
        <w:t>)</w:t>
      </w:r>
    </w:p>
    <w:p w14:paraId="55E5C811" w14:textId="77777777" w:rsidR="00B624E0" w:rsidRPr="00F95FA8" w:rsidRDefault="00B624E0" w:rsidP="00E1569C">
      <w:pPr>
        <w:rPr>
          <w:rFonts w:ascii="Times New Roman" w:hAnsi="Times New Roman" w:cs="Times New Roman"/>
          <w:b/>
        </w:rPr>
      </w:pPr>
    </w:p>
    <w:p w14:paraId="6B392863" w14:textId="77777777" w:rsidR="004C0384" w:rsidRDefault="00E1569C" w:rsidP="00E1569C">
      <w:pPr>
        <w:rPr>
          <w:rFonts w:ascii="Times New Roman" w:hAnsi="Times New Roman" w:cs="Times New Roman"/>
          <w:b/>
          <w:i/>
        </w:rPr>
      </w:pPr>
      <w:r w:rsidRPr="00F95FA8">
        <w:rPr>
          <w:rFonts w:ascii="Times New Roman" w:hAnsi="Times New Roman" w:cs="Times New Roman"/>
          <w:b/>
          <w:i/>
        </w:rPr>
        <w:t xml:space="preserve">Normal </w:t>
      </w:r>
      <w:r w:rsidR="009808C8" w:rsidRPr="00F95FA8">
        <w:rPr>
          <w:rFonts w:ascii="Times New Roman" w:hAnsi="Times New Roman" w:cs="Times New Roman"/>
          <w:b/>
          <w:i/>
        </w:rPr>
        <w:t xml:space="preserve">(D) </w:t>
      </w:r>
      <w:r w:rsidRPr="00F95FA8">
        <w:rPr>
          <w:rFonts w:ascii="Times New Roman" w:hAnsi="Times New Roman" w:cs="Times New Roman"/>
          <w:b/>
          <w:i/>
        </w:rPr>
        <w:t>v</w:t>
      </w:r>
      <w:r w:rsidR="004C0384" w:rsidRPr="00F95FA8">
        <w:rPr>
          <w:rFonts w:ascii="Times New Roman" w:hAnsi="Times New Roman" w:cs="Times New Roman"/>
          <w:b/>
          <w:i/>
        </w:rPr>
        <w:t>s</w:t>
      </w:r>
      <w:r w:rsidRPr="00F95FA8">
        <w:rPr>
          <w:rFonts w:ascii="Times New Roman" w:hAnsi="Times New Roman" w:cs="Times New Roman"/>
          <w:b/>
          <w:i/>
        </w:rPr>
        <w:t>. Sports</w:t>
      </w:r>
      <w:r w:rsidR="002B20CD">
        <w:rPr>
          <w:rFonts w:ascii="Times New Roman" w:hAnsi="Times New Roman" w:cs="Times New Roman"/>
          <w:b/>
          <w:i/>
        </w:rPr>
        <w:t xml:space="preserve"> </w:t>
      </w:r>
      <w:r w:rsidR="00E16231">
        <w:rPr>
          <w:rFonts w:ascii="Times New Roman" w:hAnsi="Times New Roman" w:cs="Times New Roman"/>
          <w:b/>
          <w:i/>
        </w:rPr>
        <w:t>M</w:t>
      </w:r>
      <w:r w:rsidR="004C0384" w:rsidRPr="00F95FA8">
        <w:rPr>
          <w:rFonts w:ascii="Times New Roman" w:hAnsi="Times New Roman" w:cs="Times New Roman"/>
          <w:b/>
          <w:i/>
        </w:rPr>
        <w:t>ode in City Route</w:t>
      </w:r>
    </w:p>
    <w:p w14:paraId="0ACF539B" w14:textId="77777777" w:rsidR="002B20CD" w:rsidRPr="00F95FA8" w:rsidRDefault="002B20CD" w:rsidP="00E1569C">
      <w:pPr>
        <w:rPr>
          <w:rFonts w:ascii="Times New Roman" w:hAnsi="Times New Roman" w:cs="Times New Roman"/>
          <w:b/>
          <w:i/>
        </w:rPr>
      </w:pPr>
    </w:p>
    <w:p w14:paraId="4EC71BAD" w14:textId="77777777" w:rsidR="00232F11" w:rsidRPr="00AA19AD" w:rsidRDefault="00224852" w:rsidP="00F95FA8">
      <w:pPr>
        <w:ind w:firstLine="720"/>
        <w:jc w:val="both"/>
        <w:rPr>
          <w:rFonts w:ascii="Times New Roman" w:hAnsi="Times New Roman" w:cs="Times New Roman"/>
        </w:rPr>
      </w:pPr>
      <w:r w:rsidRPr="00F95FA8">
        <w:rPr>
          <w:rFonts w:ascii="Times New Roman" w:hAnsi="Times New Roman" w:cs="Times New Roman"/>
        </w:rPr>
        <w:t xml:space="preserve">Figure </w:t>
      </w:r>
      <w:r w:rsidR="002A3539">
        <w:rPr>
          <w:rFonts w:ascii="Times New Roman" w:hAnsi="Times New Roman" w:cs="Times New Roman"/>
        </w:rPr>
        <w:t>10</w:t>
      </w:r>
      <w:r w:rsidR="00092B5A" w:rsidRPr="00F95FA8">
        <w:rPr>
          <w:rFonts w:ascii="Times New Roman" w:hAnsi="Times New Roman" w:cs="Times New Roman"/>
        </w:rPr>
        <w:t xml:space="preserve"> </w:t>
      </w:r>
      <w:r w:rsidRPr="00F95FA8">
        <w:rPr>
          <w:rFonts w:ascii="Times New Roman" w:hAnsi="Times New Roman" w:cs="Times New Roman"/>
        </w:rPr>
        <w:t xml:space="preserve">compares the </w:t>
      </w:r>
      <w:r w:rsidR="00557163">
        <w:rPr>
          <w:rFonts w:ascii="Times New Roman" w:hAnsi="Times New Roman" w:cs="Times New Roman"/>
        </w:rPr>
        <w:t xml:space="preserve">Volt </w:t>
      </w:r>
      <w:r w:rsidR="009808C8">
        <w:rPr>
          <w:rFonts w:ascii="Times New Roman" w:hAnsi="Times New Roman" w:cs="Times New Roman"/>
        </w:rPr>
        <w:t>D</w:t>
      </w:r>
      <w:r w:rsidRPr="00F95FA8">
        <w:rPr>
          <w:rFonts w:ascii="Times New Roman" w:hAnsi="Times New Roman" w:cs="Times New Roman"/>
        </w:rPr>
        <w:t xml:space="preserve"> and S</w:t>
      </w:r>
      <w:r w:rsidR="00092B5A" w:rsidRPr="00F95FA8">
        <w:rPr>
          <w:rFonts w:ascii="Times New Roman" w:hAnsi="Times New Roman" w:cs="Times New Roman"/>
        </w:rPr>
        <w:t>ports driving mode</w:t>
      </w:r>
      <w:r w:rsidR="00557163">
        <w:rPr>
          <w:rFonts w:ascii="Times New Roman" w:hAnsi="Times New Roman" w:cs="Times New Roman"/>
        </w:rPr>
        <w:t>s</w:t>
      </w:r>
      <w:r w:rsidR="00092B5A" w:rsidRPr="00F95FA8">
        <w:rPr>
          <w:rFonts w:ascii="Times New Roman" w:hAnsi="Times New Roman" w:cs="Times New Roman"/>
        </w:rPr>
        <w:t xml:space="preserve"> under different conditions. </w:t>
      </w:r>
      <w:r w:rsidR="00E23D32" w:rsidRPr="00AA19AD">
        <w:rPr>
          <w:rFonts w:ascii="Times New Roman" w:hAnsi="Times New Roman" w:cs="Times New Roman"/>
        </w:rPr>
        <w:t>The findings indicat</w:t>
      </w:r>
      <w:r w:rsidR="00557163">
        <w:rPr>
          <w:rFonts w:ascii="Times New Roman" w:hAnsi="Times New Roman" w:cs="Times New Roman"/>
        </w:rPr>
        <w:t>e that the Volt uses between 3%-</w:t>
      </w:r>
      <w:r w:rsidR="00E23D32" w:rsidRPr="00AA19AD">
        <w:rPr>
          <w:rFonts w:ascii="Times New Roman" w:hAnsi="Times New Roman" w:cs="Times New Roman"/>
        </w:rPr>
        <w:t xml:space="preserve">10% less energy in Sports mode than in </w:t>
      </w:r>
      <w:r w:rsidR="009808C8">
        <w:rPr>
          <w:rFonts w:ascii="Times New Roman" w:hAnsi="Times New Roman" w:cs="Times New Roman"/>
        </w:rPr>
        <w:t xml:space="preserve">D </w:t>
      </w:r>
      <w:r w:rsidR="00E23D32" w:rsidRPr="00AA19AD">
        <w:rPr>
          <w:rFonts w:ascii="Times New Roman" w:hAnsi="Times New Roman" w:cs="Times New Roman"/>
        </w:rPr>
        <w:t>mode when the A/C is on. The possible reason for the difference could be ambient temperature and the driving route; even though the car is in Sports mode, it has no real opportunity within the test route to acceleration</w:t>
      </w:r>
      <w:r w:rsidR="00557163">
        <w:rPr>
          <w:rFonts w:ascii="Times New Roman" w:hAnsi="Times New Roman" w:cs="Times New Roman"/>
        </w:rPr>
        <w:t xml:space="preserve"> greatly</w:t>
      </w:r>
      <w:r w:rsidR="00E23D32" w:rsidRPr="00AA19AD">
        <w:rPr>
          <w:rFonts w:ascii="Times New Roman" w:hAnsi="Times New Roman" w:cs="Times New Roman"/>
        </w:rPr>
        <w:t>.</w:t>
      </w:r>
      <w:r w:rsidR="00E23D32">
        <w:rPr>
          <w:rFonts w:ascii="Times New Roman" w:hAnsi="Times New Roman" w:cs="Times New Roman"/>
        </w:rPr>
        <w:t xml:space="preserve"> </w:t>
      </w:r>
      <w:r w:rsidR="00232F11" w:rsidRPr="00AA19AD">
        <w:rPr>
          <w:rFonts w:ascii="Times New Roman" w:hAnsi="Times New Roman" w:cs="Times New Roman"/>
        </w:rPr>
        <w:t xml:space="preserve">In both driving modes the energy consumption is greater in peak traffic than off-peak traffic as expected, although less than </w:t>
      </w:r>
      <w:r w:rsidR="00557163">
        <w:rPr>
          <w:rFonts w:ascii="Times New Roman" w:hAnsi="Times New Roman" w:cs="Times New Roman"/>
        </w:rPr>
        <w:t>th</w:t>
      </w:r>
      <w:r w:rsidR="001909B1">
        <w:rPr>
          <w:rFonts w:ascii="Times New Roman" w:hAnsi="Times New Roman" w:cs="Times New Roman"/>
        </w:rPr>
        <w:t xml:space="preserve">e </w:t>
      </w:r>
      <w:r w:rsidR="00D31A32">
        <w:rPr>
          <w:rFonts w:ascii="Times New Roman" w:hAnsi="Times New Roman" w:cs="Times New Roman"/>
        </w:rPr>
        <w:t>A</w:t>
      </w:r>
      <w:r w:rsidR="001909B1">
        <w:rPr>
          <w:rFonts w:ascii="Times New Roman" w:hAnsi="Times New Roman" w:cs="Times New Roman"/>
        </w:rPr>
        <w:t>ssessment 1</w:t>
      </w:r>
      <w:r w:rsidR="00232F11" w:rsidRPr="00AA19AD">
        <w:rPr>
          <w:rFonts w:ascii="Times New Roman" w:hAnsi="Times New Roman" w:cs="Times New Roman"/>
        </w:rPr>
        <w:t xml:space="preserve"> trial. </w:t>
      </w:r>
      <w:r w:rsidR="001909B1">
        <w:rPr>
          <w:rFonts w:ascii="Times New Roman" w:hAnsi="Times New Roman" w:cs="Times New Roman"/>
        </w:rPr>
        <w:t>The effect o</w:t>
      </w:r>
      <w:r w:rsidR="00557163">
        <w:rPr>
          <w:rFonts w:ascii="Times New Roman" w:hAnsi="Times New Roman" w:cs="Times New Roman"/>
        </w:rPr>
        <w:t>f</w:t>
      </w:r>
      <w:r w:rsidR="001909B1">
        <w:rPr>
          <w:rFonts w:ascii="Times New Roman" w:hAnsi="Times New Roman" w:cs="Times New Roman"/>
        </w:rPr>
        <w:t xml:space="preserve"> A/C on</w:t>
      </w:r>
      <w:r w:rsidR="00232F11" w:rsidRPr="00AA19AD">
        <w:rPr>
          <w:rFonts w:ascii="Times New Roman" w:hAnsi="Times New Roman" w:cs="Times New Roman"/>
        </w:rPr>
        <w:t xml:space="preserve"> </w:t>
      </w:r>
      <w:r w:rsidR="001909B1">
        <w:rPr>
          <w:rFonts w:ascii="Times New Roman" w:hAnsi="Times New Roman" w:cs="Times New Roman"/>
        </w:rPr>
        <w:t xml:space="preserve">the </w:t>
      </w:r>
      <w:r w:rsidR="00232F11" w:rsidRPr="00AA19AD">
        <w:rPr>
          <w:rFonts w:ascii="Times New Roman" w:hAnsi="Times New Roman" w:cs="Times New Roman"/>
        </w:rPr>
        <w:t xml:space="preserve">average energy consumption in both the </w:t>
      </w:r>
      <w:r w:rsidR="009808C8">
        <w:rPr>
          <w:rFonts w:ascii="Times New Roman" w:hAnsi="Times New Roman" w:cs="Times New Roman"/>
        </w:rPr>
        <w:t>D</w:t>
      </w:r>
      <w:r w:rsidR="00232F11" w:rsidRPr="00AA19AD">
        <w:rPr>
          <w:rFonts w:ascii="Times New Roman" w:hAnsi="Times New Roman" w:cs="Times New Roman"/>
        </w:rPr>
        <w:t xml:space="preserve"> mode (18% off-peak, 21% peak) and Sports mode (3% off-peak, 5% peak)</w:t>
      </w:r>
      <w:r w:rsidR="001909B1">
        <w:rPr>
          <w:rFonts w:ascii="Times New Roman" w:hAnsi="Times New Roman" w:cs="Times New Roman"/>
        </w:rPr>
        <w:t xml:space="preserve"> was relatively consistent between modes</w:t>
      </w:r>
      <w:r w:rsidR="00232F11" w:rsidRPr="00AA19AD">
        <w:rPr>
          <w:rFonts w:ascii="Times New Roman" w:hAnsi="Times New Roman" w:cs="Times New Roman"/>
        </w:rPr>
        <w:t xml:space="preserve">. </w:t>
      </w:r>
      <w:r w:rsidR="00F7199C">
        <w:rPr>
          <w:rFonts w:ascii="Times New Roman" w:hAnsi="Times New Roman" w:cs="Times New Roman"/>
        </w:rPr>
        <w:t>The mor</w:t>
      </w:r>
      <w:r w:rsidR="00232F11" w:rsidRPr="00AA19AD">
        <w:rPr>
          <w:rFonts w:ascii="Times New Roman" w:hAnsi="Times New Roman" w:cs="Times New Roman"/>
        </w:rPr>
        <w:t xml:space="preserve">ning </w:t>
      </w:r>
      <w:r w:rsidR="001909B1">
        <w:rPr>
          <w:rFonts w:ascii="Times New Roman" w:hAnsi="Times New Roman" w:cs="Times New Roman"/>
        </w:rPr>
        <w:t xml:space="preserve">peak test </w:t>
      </w:r>
      <w:r w:rsidR="00232F11" w:rsidRPr="00AA19AD">
        <w:rPr>
          <w:rFonts w:ascii="Times New Roman" w:hAnsi="Times New Roman" w:cs="Times New Roman"/>
        </w:rPr>
        <w:t xml:space="preserve">temperature range </w:t>
      </w:r>
      <w:r w:rsidR="00F7199C">
        <w:rPr>
          <w:rFonts w:ascii="Times New Roman" w:hAnsi="Times New Roman" w:cs="Times New Roman"/>
        </w:rPr>
        <w:t>of</w:t>
      </w:r>
      <w:r w:rsidR="00232F11" w:rsidRPr="00AA19AD">
        <w:rPr>
          <w:rFonts w:ascii="Times New Roman" w:hAnsi="Times New Roman" w:cs="Times New Roman"/>
        </w:rPr>
        <w:t xml:space="preserve"> 20-30 degree</w:t>
      </w:r>
      <w:r w:rsidR="00557163">
        <w:rPr>
          <w:rFonts w:ascii="Times New Roman" w:hAnsi="Times New Roman" w:cs="Times New Roman"/>
        </w:rPr>
        <w:t>s</w:t>
      </w:r>
      <w:r w:rsidR="00232F11" w:rsidRPr="00AA19AD">
        <w:rPr>
          <w:rFonts w:ascii="Times New Roman" w:hAnsi="Times New Roman" w:cs="Times New Roman"/>
        </w:rPr>
        <w:t xml:space="preserve"> Celsius</w:t>
      </w:r>
      <w:r w:rsidR="001909B1">
        <w:rPr>
          <w:rFonts w:ascii="Times New Roman" w:hAnsi="Times New Roman" w:cs="Times New Roman"/>
        </w:rPr>
        <w:t>,</w:t>
      </w:r>
      <w:r w:rsidR="00232F11" w:rsidRPr="00AA19AD">
        <w:rPr>
          <w:rFonts w:ascii="Times New Roman" w:hAnsi="Times New Roman" w:cs="Times New Roman"/>
        </w:rPr>
        <w:t xml:space="preserve"> </w:t>
      </w:r>
      <w:r w:rsidR="00557163">
        <w:rPr>
          <w:rFonts w:ascii="Times New Roman" w:hAnsi="Times New Roman" w:cs="Times New Roman"/>
        </w:rPr>
        <w:t xml:space="preserve">lower than the </w:t>
      </w:r>
      <w:r w:rsidR="00232F11" w:rsidRPr="00AA19AD">
        <w:rPr>
          <w:rFonts w:ascii="Times New Roman" w:hAnsi="Times New Roman" w:cs="Times New Roman"/>
        </w:rPr>
        <w:t xml:space="preserve">afternoon </w:t>
      </w:r>
      <w:r w:rsidR="00E23D32">
        <w:rPr>
          <w:rFonts w:ascii="Times New Roman" w:hAnsi="Times New Roman" w:cs="Times New Roman"/>
        </w:rPr>
        <w:t xml:space="preserve">off-peak test </w:t>
      </w:r>
      <w:r w:rsidR="00232F11" w:rsidRPr="00AA19AD">
        <w:rPr>
          <w:rFonts w:ascii="Times New Roman" w:hAnsi="Times New Roman" w:cs="Times New Roman"/>
        </w:rPr>
        <w:t xml:space="preserve">temperature range </w:t>
      </w:r>
      <w:r w:rsidR="00557163">
        <w:rPr>
          <w:rFonts w:ascii="Times New Roman" w:hAnsi="Times New Roman" w:cs="Times New Roman"/>
        </w:rPr>
        <w:t>of</w:t>
      </w:r>
      <w:r w:rsidR="00232F11" w:rsidRPr="00AA19AD">
        <w:rPr>
          <w:rFonts w:ascii="Times New Roman" w:hAnsi="Times New Roman" w:cs="Times New Roman"/>
        </w:rPr>
        <w:t xml:space="preserve"> 26-39 degree</w:t>
      </w:r>
      <w:r w:rsidR="00557163">
        <w:rPr>
          <w:rFonts w:ascii="Times New Roman" w:hAnsi="Times New Roman" w:cs="Times New Roman"/>
        </w:rPr>
        <w:t>s</w:t>
      </w:r>
      <w:r w:rsidR="00232F11" w:rsidRPr="00AA19AD">
        <w:rPr>
          <w:rFonts w:ascii="Times New Roman" w:hAnsi="Times New Roman" w:cs="Times New Roman"/>
        </w:rPr>
        <w:t xml:space="preserve"> Celsius. Th</w:t>
      </w:r>
      <w:r w:rsidR="00F7199C">
        <w:rPr>
          <w:rFonts w:ascii="Times New Roman" w:hAnsi="Times New Roman" w:cs="Times New Roman"/>
        </w:rPr>
        <w:t xml:space="preserve">e authors note that </w:t>
      </w:r>
      <w:r w:rsidR="00E16231">
        <w:rPr>
          <w:rFonts w:ascii="Times New Roman" w:hAnsi="Times New Roman" w:cs="Times New Roman"/>
        </w:rPr>
        <w:t>the energy consumption in D mode with the A/C on was much higher than Sports mode with the A/C on. However, the energy consumption in D mode with the A/C off was much lower than Sports mode with the A/C off</w:t>
      </w:r>
      <w:r w:rsidR="00E23D32">
        <w:rPr>
          <w:rFonts w:ascii="Times New Roman" w:hAnsi="Times New Roman" w:cs="Times New Roman"/>
        </w:rPr>
        <w:t>.</w:t>
      </w:r>
      <w:r w:rsidR="00232F11" w:rsidRPr="00AA19AD">
        <w:rPr>
          <w:rFonts w:ascii="Times New Roman" w:hAnsi="Times New Roman" w:cs="Times New Roman"/>
        </w:rPr>
        <w:t xml:space="preserve"> </w:t>
      </w:r>
    </w:p>
    <w:p w14:paraId="477DA8CB" w14:textId="77777777" w:rsidR="00232F11" w:rsidRPr="00AA19AD" w:rsidRDefault="00232F11" w:rsidP="00F95FA8">
      <w:pPr>
        <w:jc w:val="both"/>
        <w:rPr>
          <w:rFonts w:ascii="Times New Roman" w:hAnsi="Times New Roman" w:cs="Times New Roman"/>
        </w:rPr>
      </w:pPr>
    </w:p>
    <w:p w14:paraId="3AC151A2" w14:textId="77777777" w:rsidR="00232F11" w:rsidRPr="00AA19AD" w:rsidRDefault="00232F11" w:rsidP="00F95FA8">
      <w:pPr>
        <w:jc w:val="both"/>
        <w:rPr>
          <w:rFonts w:ascii="Times New Roman" w:hAnsi="Times New Roman" w:cs="Times New Roman"/>
        </w:rPr>
      </w:pPr>
    </w:p>
    <w:p w14:paraId="25657E2F" w14:textId="77777777" w:rsidR="00BC30E9" w:rsidRPr="00F95FA8" w:rsidRDefault="00BC30E9" w:rsidP="00E1569C">
      <w:pPr>
        <w:rPr>
          <w:rFonts w:ascii="Times New Roman" w:hAnsi="Times New Roman" w:cs="Times New Roman"/>
        </w:rPr>
      </w:pPr>
    </w:p>
    <w:p w14:paraId="41A68BBE" w14:textId="77777777" w:rsidR="00BC30E9" w:rsidRPr="00F95FA8" w:rsidRDefault="00092B5A" w:rsidP="00E1569C">
      <w:pPr>
        <w:rPr>
          <w:rFonts w:ascii="Times New Roman" w:hAnsi="Times New Roman" w:cs="Times New Roman"/>
        </w:rPr>
      </w:pPr>
      <w:r w:rsidRPr="00F95FA8">
        <w:rPr>
          <w:rFonts w:ascii="Times New Roman" w:hAnsi="Times New Roman" w:cs="Times New Roman"/>
          <w:noProof/>
        </w:rPr>
        <w:drawing>
          <wp:inline distT="0" distB="0" distL="0" distR="0" wp14:anchorId="5D020E1F" wp14:editId="32E4AB48">
            <wp:extent cx="5270157" cy="2675238"/>
            <wp:effectExtent l="0" t="0" r="6985"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D4BDA7B" w14:textId="77777777" w:rsidR="007E2300" w:rsidRPr="00F95FA8" w:rsidRDefault="00092B5A" w:rsidP="00F95FA8">
      <w:pPr>
        <w:pStyle w:val="Caption"/>
        <w:jc w:val="center"/>
        <w:rPr>
          <w:rFonts w:ascii="Times New Roman" w:hAnsi="Times New Roman" w:cs="Times New Roman"/>
          <w:color w:val="auto"/>
        </w:rPr>
      </w:pPr>
      <w:r w:rsidRPr="00F95FA8">
        <w:rPr>
          <w:rFonts w:ascii="Times New Roman" w:hAnsi="Times New Roman" w:cs="Times New Roman"/>
          <w:color w:val="auto"/>
        </w:rPr>
        <w:t xml:space="preserve">Figure </w:t>
      </w:r>
      <w:r w:rsidR="002A3539">
        <w:rPr>
          <w:rFonts w:ascii="Times New Roman" w:hAnsi="Times New Roman" w:cs="Times New Roman"/>
          <w:color w:val="auto"/>
        </w:rPr>
        <w:t>10</w:t>
      </w:r>
      <w:r w:rsidRPr="00F95FA8">
        <w:rPr>
          <w:rFonts w:ascii="Times New Roman" w:hAnsi="Times New Roman" w:cs="Times New Roman"/>
          <w:color w:val="auto"/>
        </w:rPr>
        <w:t xml:space="preserve">: Comparison of Normal </w:t>
      </w:r>
      <w:r w:rsidR="009808C8">
        <w:rPr>
          <w:rFonts w:ascii="Times New Roman" w:hAnsi="Times New Roman" w:cs="Times New Roman"/>
          <w:color w:val="auto"/>
        </w:rPr>
        <w:t xml:space="preserve">(D) </w:t>
      </w:r>
      <w:r w:rsidRPr="00F95FA8">
        <w:rPr>
          <w:rFonts w:ascii="Times New Roman" w:hAnsi="Times New Roman" w:cs="Times New Roman"/>
          <w:color w:val="auto"/>
        </w:rPr>
        <w:t>and Sports mode</w:t>
      </w:r>
      <w:r w:rsidR="00BF3196" w:rsidRPr="00F95FA8">
        <w:rPr>
          <w:rFonts w:ascii="Times New Roman" w:hAnsi="Times New Roman" w:cs="Times New Roman"/>
          <w:color w:val="auto"/>
        </w:rPr>
        <w:t xml:space="preserve"> in the </w:t>
      </w:r>
      <w:r w:rsidR="00ED528B">
        <w:rPr>
          <w:rFonts w:ascii="Times New Roman" w:hAnsi="Times New Roman" w:cs="Times New Roman"/>
          <w:color w:val="auto"/>
        </w:rPr>
        <w:t>‘</w:t>
      </w:r>
      <w:r w:rsidR="00BF3196" w:rsidRPr="00F95FA8">
        <w:rPr>
          <w:rFonts w:ascii="Times New Roman" w:hAnsi="Times New Roman" w:cs="Times New Roman"/>
          <w:color w:val="auto"/>
        </w:rPr>
        <w:t>city</w:t>
      </w:r>
      <w:r w:rsidR="00ED528B">
        <w:rPr>
          <w:rFonts w:ascii="Times New Roman" w:hAnsi="Times New Roman" w:cs="Times New Roman"/>
          <w:color w:val="auto"/>
        </w:rPr>
        <w:t>’</w:t>
      </w:r>
      <w:r w:rsidR="00BF3196" w:rsidRPr="00F95FA8">
        <w:rPr>
          <w:rFonts w:ascii="Times New Roman" w:hAnsi="Times New Roman" w:cs="Times New Roman"/>
          <w:color w:val="auto"/>
        </w:rPr>
        <w:t xml:space="preserve"> route</w:t>
      </w:r>
    </w:p>
    <w:p w14:paraId="52096E15" w14:textId="77777777" w:rsidR="00B9142E" w:rsidRPr="00F95FA8" w:rsidRDefault="00B9142E" w:rsidP="00E1569C">
      <w:pPr>
        <w:rPr>
          <w:rFonts w:ascii="Times New Roman" w:hAnsi="Times New Roman" w:cs="Times New Roman"/>
        </w:rPr>
      </w:pPr>
    </w:p>
    <w:p w14:paraId="4ED10DD2" w14:textId="77777777" w:rsidR="00B9142E" w:rsidRDefault="004A3F47" w:rsidP="00E1569C">
      <w:pPr>
        <w:rPr>
          <w:rFonts w:ascii="Times New Roman" w:hAnsi="Times New Roman" w:cs="Times New Roman"/>
          <w:b/>
          <w:i/>
        </w:rPr>
      </w:pPr>
      <w:r w:rsidRPr="00F95FA8">
        <w:rPr>
          <w:rFonts w:ascii="Times New Roman" w:hAnsi="Times New Roman" w:cs="Times New Roman"/>
          <w:b/>
          <w:i/>
        </w:rPr>
        <w:t>Battery v</w:t>
      </w:r>
      <w:r w:rsidR="00B9142E" w:rsidRPr="00F95FA8">
        <w:rPr>
          <w:rFonts w:ascii="Times New Roman" w:hAnsi="Times New Roman" w:cs="Times New Roman"/>
          <w:b/>
          <w:i/>
        </w:rPr>
        <w:t>s</w:t>
      </w:r>
      <w:r w:rsidRPr="00F95FA8">
        <w:rPr>
          <w:rFonts w:ascii="Times New Roman" w:hAnsi="Times New Roman" w:cs="Times New Roman"/>
          <w:b/>
          <w:i/>
        </w:rPr>
        <w:t>.</w:t>
      </w:r>
      <w:r w:rsidR="00B9142E" w:rsidRPr="00F95FA8">
        <w:rPr>
          <w:rFonts w:ascii="Times New Roman" w:hAnsi="Times New Roman" w:cs="Times New Roman"/>
          <w:b/>
          <w:i/>
        </w:rPr>
        <w:t xml:space="preserve"> Petrol</w:t>
      </w:r>
      <w:r w:rsidR="00FC529B" w:rsidRPr="00F95FA8">
        <w:rPr>
          <w:rFonts w:ascii="Times New Roman" w:hAnsi="Times New Roman" w:cs="Times New Roman"/>
          <w:b/>
          <w:i/>
        </w:rPr>
        <w:t xml:space="preserve"> in City Route</w:t>
      </w:r>
    </w:p>
    <w:p w14:paraId="450C043C" w14:textId="77777777" w:rsidR="002B20CD" w:rsidRPr="00F95FA8" w:rsidRDefault="002B20CD" w:rsidP="00E1569C">
      <w:pPr>
        <w:rPr>
          <w:rFonts w:ascii="Times New Roman" w:hAnsi="Times New Roman" w:cs="Times New Roman"/>
          <w:b/>
          <w:i/>
        </w:rPr>
      </w:pPr>
    </w:p>
    <w:p w14:paraId="790B4E8E" w14:textId="77777777" w:rsidR="009C2B89" w:rsidRPr="00AE0559" w:rsidRDefault="009C2B89" w:rsidP="00F95FA8">
      <w:pPr>
        <w:ind w:firstLine="720"/>
        <w:jc w:val="both"/>
        <w:rPr>
          <w:rFonts w:ascii="Times New Roman" w:hAnsi="Times New Roman" w:cs="Times New Roman"/>
        </w:rPr>
      </w:pPr>
      <w:r w:rsidRPr="00AE0559">
        <w:rPr>
          <w:rFonts w:ascii="Times New Roman" w:hAnsi="Times New Roman" w:cs="Times New Roman"/>
        </w:rPr>
        <w:t xml:space="preserve">Figure </w:t>
      </w:r>
      <w:r w:rsidR="00F465F7">
        <w:rPr>
          <w:rFonts w:ascii="Times New Roman" w:hAnsi="Times New Roman" w:cs="Times New Roman"/>
        </w:rPr>
        <w:t>1</w:t>
      </w:r>
      <w:r w:rsidR="002A3539">
        <w:rPr>
          <w:rFonts w:ascii="Times New Roman" w:hAnsi="Times New Roman" w:cs="Times New Roman"/>
        </w:rPr>
        <w:t>1</w:t>
      </w:r>
      <w:r w:rsidRPr="00AE0559">
        <w:rPr>
          <w:rFonts w:ascii="Times New Roman" w:hAnsi="Times New Roman" w:cs="Times New Roman"/>
        </w:rPr>
        <w:t xml:space="preserve"> shows the energy consumption for the Volt from the two different fuel sources. Assuming the energy content value of petrol to be 34.4 MJ/</w:t>
      </w:r>
      <w:r>
        <w:rPr>
          <w:rFonts w:ascii="Times New Roman" w:hAnsi="Times New Roman" w:cs="Times New Roman"/>
        </w:rPr>
        <w:t>L</w:t>
      </w:r>
      <w:r w:rsidRPr="00AE0559">
        <w:rPr>
          <w:rFonts w:ascii="Times New Roman" w:hAnsi="Times New Roman" w:cs="Times New Roman"/>
        </w:rPr>
        <w:t xml:space="preserve">, the energy used by the car in </w:t>
      </w:r>
      <w:r w:rsidR="001B6C97">
        <w:rPr>
          <w:rFonts w:ascii="Times New Roman" w:hAnsi="Times New Roman" w:cs="Times New Roman"/>
        </w:rPr>
        <w:t xml:space="preserve">‘Hold” </w:t>
      </w:r>
      <w:r w:rsidRPr="00AE0559">
        <w:rPr>
          <w:rFonts w:ascii="Times New Roman" w:hAnsi="Times New Roman" w:cs="Times New Roman"/>
        </w:rPr>
        <w:t xml:space="preserve">mode </w:t>
      </w:r>
      <w:r w:rsidR="001B6C97">
        <w:rPr>
          <w:rFonts w:ascii="Times New Roman" w:hAnsi="Times New Roman" w:cs="Times New Roman"/>
        </w:rPr>
        <w:t xml:space="preserve">consuming petrol </w:t>
      </w:r>
      <w:commentRangeStart w:id="84"/>
      <w:r w:rsidRPr="00AE0559">
        <w:rPr>
          <w:rFonts w:ascii="Times New Roman" w:hAnsi="Times New Roman" w:cs="Times New Roman"/>
        </w:rPr>
        <w:t xml:space="preserve">is almost 5 times that </w:t>
      </w:r>
      <w:r w:rsidR="001B6C97">
        <w:rPr>
          <w:rFonts w:ascii="Times New Roman" w:hAnsi="Times New Roman" w:cs="Times New Roman"/>
        </w:rPr>
        <w:t xml:space="preserve">when operating from the </w:t>
      </w:r>
      <w:r w:rsidRPr="00AE0559">
        <w:rPr>
          <w:rFonts w:ascii="Times New Roman" w:hAnsi="Times New Roman" w:cs="Times New Roman"/>
        </w:rPr>
        <w:t xml:space="preserve">battery. </w:t>
      </w:r>
      <w:commentRangeEnd w:id="84"/>
      <w:r w:rsidR="00A40365">
        <w:rPr>
          <w:rStyle w:val="CommentReference"/>
        </w:rPr>
        <w:commentReference w:id="84"/>
      </w:r>
      <w:r w:rsidRPr="00AE0559">
        <w:rPr>
          <w:rFonts w:ascii="Times New Roman" w:hAnsi="Times New Roman" w:cs="Times New Roman"/>
        </w:rPr>
        <w:t xml:space="preserve">With the A/C on, there is an increase in the energy consumption in both </w:t>
      </w:r>
      <w:r w:rsidR="00E16231">
        <w:rPr>
          <w:rFonts w:ascii="Times New Roman" w:hAnsi="Times New Roman" w:cs="Times New Roman"/>
        </w:rPr>
        <w:t>modes and traffic conditions</w:t>
      </w:r>
      <w:r w:rsidRPr="00AE0559">
        <w:rPr>
          <w:rFonts w:ascii="Times New Roman" w:hAnsi="Times New Roman" w:cs="Times New Roman"/>
        </w:rPr>
        <w:t xml:space="preserve"> as expected.</w:t>
      </w:r>
    </w:p>
    <w:p w14:paraId="41D198D8" w14:textId="77777777" w:rsidR="004C0384" w:rsidRPr="00F95FA8" w:rsidRDefault="004C0384" w:rsidP="00E1569C">
      <w:pPr>
        <w:rPr>
          <w:rFonts w:ascii="Times New Roman" w:hAnsi="Times New Roman" w:cs="Times New Roman"/>
        </w:rPr>
      </w:pPr>
    </w:p>
    <w:p w14:paraId="20E168AB" w14:textId="77777777" w:rsidR="004C0384" w:rsidRPr="00F95FA8" w:rsidRDefault="004C0384" w:rsidP="00E1569C">
      <w:pPr>
        <w:rPr>
          <w:rFonts w:ascii="Times New Roman" w:hAnsi="Times New Roman" w:cs="Times New Roman"/>
        </w:rPr>
      </w:pPr>
      <w:r w:rsidRPr="00F95FA8">
        <w:rPr>
          <w:rFonts w:ascii="Times New Roman" w:hAnsi="Times New Roman" w:cs="Times New Roman"/>
          <w:noProof/>
        </w:rPr>
        <w:lastRenderedPageBreak/>
        <w:drawing>
          <wp:inline distT="0" distB="0" distL="0" distR="0" wp14:anchorId="098BB1D7" wp14:editId="4F323FEC">
            <wp:extent cx="5270500" cy="3212931"/>
            <wp:effectExtent l="0" t="0" r="6350" b="698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2792591" w14:textId="77777777" w:rsidR="00B7229B" w:rsidRPr="00F95FA8" w:rsidRDefault="00B7229B" w:rsidP="00F95FA8">
      <w:pPr>
        <w:pStyle w:val="Caption"/>
        <w:jc w:val="center"/>
        <w:rPr>
          <w:rFonts w:ascii="Times New Roman" w:hAnsi="Times New Roman" w:cs="Times New Roman"/>
          <w:color w:val="auto"/>
        </w:rPr>
      </w:pPr>
      <w:r w:rsidRPr="00F95FA8">
        <w:rPr>
          <w:rFonts w:ascii="Times New Roman" w:hAnsi="Times New Roman" w:cs="Times New Roman"/>
          <w:color w:val="auto"/>
        </w:rPr>
        <w:t xml:space="preserve">Figure </w:t>
      </w:r>
      <w:r w:rsidR="00F465F7">
        <w:rPr>
          <w:rFonts w:ascii="Times New Roman" w:hAnsi="Times New Roman" w:cs="Times New Roman"/>
          <w:color w:val="auto"/>
        </w:rPr>
        <w:t>1</w:t>
      </w:r>
      <w:r w:rsidR="002A3539">
        <w:rPr>
          <w:rFonts w:ascii="Times New Roman" w:hAnsi="Times New Roman" w:cs="Times New Roman"/>
          <w:color w:val="auto"/>
        </w:rPr>
        <w:t>1</w:t>
      </w:r>
      <w:r w:rsidRPr="00F95FA8">
        <w:rPr>
          <w:rFonts w:ascii="Times New Roman" w:hAnsi="Times New Roman" w:cs="Times New Roman"/>
          <w:color w:val="auto"/>
        </w:rPr>
        <w:t>: Comparison of battery and petrol energy consumption</w:t>
      </w:r>
    </w:p>
    <w:p w14:paraId="7CA2DD0D" w14:textId="77777777" w:rsidR="00CC3119" w:rsidRPr="00F95FA8" w:rsidRDefault="00CC3119" w:rsidP="00E1569C">
      <w:pPr>
        <w:rPr>
          <w:rFonts w:ascii="Times New Roman" w:hAnsi="Times New Roman" w:cs="Times New Roman"/>
        </w:rPr>
      </w:pPr>
    </w:p>
    <w:p w14:paraId="0F073077" w14:textId="77777777" w:rsidR="006046ED" w:rsidRDefault="002C65BB" w:rsidP="00E1569C">
      <w:pPr>
        <w:rPr>
          <w:rFonts w:ascii="Times New Roman" w:hAnsi="Times New Roman" w:cs="Times New Roman"/>
          <w:b/>
          <w:i/>
        </w:rPr>
      </w:pPr>
      <w:commentRangeStart w:id="85"/>
      <w:r w:rsidRPr="00F95FA8">
        <w:rPr>
          <w:rFonts w:ascii="Times New Roman" w:hAnsi="Times New Roman" w:cs="Times New Roman"/>
          <w:b/>
          <w:i/>
        </w:rPr>
        <w:t>Single v</w:t>
      </w:r>
      <w:r w:rsidR="00552C98" w:rsidRPr="00F95FA8">
        <w:rPr>
          <w:rFonts w:ascii="Times New Roman" w:hAnsi="Times New Roman" w:cs="Times New Roman"/>
          <w:b/>
          <w:i/>
        </w:rPr>
        <w:t>s</w:t>
      </w:r>
      <w:r w:rsidRPr="00F95FA8">
        <w:rPr>
          <w:rFonts w:ascii="Times New Roman" w:hAnsi="Times New Roman" w:cs="Times New Roman"/>
          <w:b/>
          <w:i/>
        </w:rPr>
        <w:t>. Full Passenger Load</w:t>
      </w:r>
      <w:r w:rsidR="002B20CD" w:rsidRPr="002B20CD">
        <w:rPr>
          <w:rFonts w:ascii="Times New Roman" w:hAnsi="Times New Roman" w:cs="Times New Roman"/>
          <w:b/>
          <w:i/>
        </w:rPr>
        <w:t xml:space="preserve"> </w:t>
      </w:r>
      <w:r w:rsidR="002B20CD">
        <w:rPr>
          <w:rFonts w:ascii="Times New Roman" w:hAnsi="Times New Roman" w:cs="Times New Roman"/>
          <w:b/>
          <w:i/>
        </w:rPr>
        <w:t xml:space="preserve">and </w:t>
      </w:r>
      <w:r w:rsidR="002B20CD" w:rsidRPr="007367FE">
        <w:rPr>
          <w:rFonts w:ascii="Times New Roman" w:hAnsi="Times New Roman" w:cs="Times New Roman"/>
          <w:b/>
          <w:i/>
        </w:rPr>
        <w:t>Day Driving vs. Night Driving</w:t>
      </w:r>
      <w:commentRangeEnd w:id="85"/>
      <w:r w:rsidR="00AA06B0">
        <w:rPr>
          <w:rStyle w:val="CommentReference"/>
        </w:rPr>
        <w:commentReference w:id="85"/>
      </w:r>
    </w:p>
    <w:p w14:paraId="21DB0FA3" w14:textId="77777777" w:rsidR="002B20CD" w:rsidRPr="00F95FA8" w:rsidRDefault="002B20CD" w:rsidP="00E1569C">
      <w:pPr>
        <w:rPr>
          <w:rFonts w:ascii="Times New Roman" w:hAnsi="Times New Roman" w:cs="Times New Roman"/>
          <w:b/>
          <w:i/>
        </w:rPr>
      </w:pPr>
    </w:p>
    <w:p w14:paraId="6BF3A1DA" w14:textId="77777777" w:rsidR="002B20CD" w:rsidRPr="007367FE" w:rsidRDefault="002C65BB" w:rsidP="00F95FA8">
      <w:pPr>
        <w:ind w:firstLine="720"/>
        <w:jc w:val="both"/>
        <w:rPr>
          <w:rFonts w:ascii="Times New Roman" w:hAnsi="Times New Roman" w:cs="Times New Roman"/>
        </w:rPr>
      </w:pPr>
      <w:r w:rsidRPr="00F95FA8">
        <w:rPr>
          <w:rFonts w:ascii="Times New Roman" w:hAnsi="Times New Roman" w:cs="Times New Roman"/>
        </w:rPr>
        <w:t xml:space="preserve">Figure </w:t>
      </w:r>
      <w:r w:rsidR="00F465F7">
        <w:rPr>
          <w:rFonts w:ascii="Times New Roman" w:hAnsi="Times New Roman" w:cs="Times New Roman"/>
        </w:rPr>
        <w:t>1</w:t>
      </w:r>
      <w:r w:rsidR="002A3539">
        <w:rPr>
          <w:rFonts w:ascii="Times New Roman" w:hAnsi="Times New Roman" w:cs="Times New Roman"/>
        </w:rPr>
        <w:t>2</w:t>
      </w:r>
      <w:r w:rsidR="00161EB4" w:rsidRPr="00F95FA8">
        <w:rPr>
          <w:rFonts w:ascii="Times New Roman" w:hAnsi="Times New Roman" w:cs="Times New Roman"/>
        </w:rPr>
        <w:t xml:space="preserve"> </w:t>
      </w:r>
      <w:r w:rsidR="0088602C" w:rsidRPr="00F95FA8">
        <w:rPr>
          <w:rFonts w:ascii="Times New Roman" w:hAnsi="Times New Roman" w:cs="Times New Roman"/>
        </w:rPr>
        <w:t xml:space="preserve">compares the performance of the </w:t>
      </w:r>
      <w:r w:rsidR="00312EAA">
        <w:rPr>
          <w:rFonts w:ascii="Times New Roman" w:hAnsi="Times New Roman" w:cs="Times New Roman"/>
        </w:rPr>
        <w:t>Volt</w:t>
      </w:r>
      <w:r w:rsidR="0088602C" w:rsidRPr="00F95FA8">
        <w:rPr>
          <w:rFonts w:ascii="Times New Roman" w:hAnsi="Times New Roman" w:cs="Times New Roman"/>
        </w:rPr>
        <w:t xml:space="preserve"> </w:t>
      </w:r>
      <w:r w:rsidRPr="00F95FA8">
        <w:rPr>
          <w:rFonts w:ascii="Times New Roman" w:hAnsi="Times New Roman" w:cs="Times New Roman"/>
        </w:rPr>
        <w:t>when the passenger load is increased. B</w:t>
      </w:r>
      <w:r w:rsidR="0077389A" w:rsidRPr="00F95FA8">
        <w:rPr>
          <w:rFonts w:ascii="Times New Roman" w:hAnsi="Times New Roman" w:cs="Times New Roman"/>
        </w:rPr>
        <w:t xml:space="preserve">ack-to-back driving tests </w:t>
      </w:r>
      <w:r w:rsidRPr="00F95FA8">
        <w:rPr>
          <w:rFonts w:ascii="Times New Roman" w:hAnsi="Times New Roman" w:cs="Times New Roman"/>
        </w:rPr>
        <w:t xml:space="preserve">were undertaken </w:t>
      </w:r>
      <w:r w:rsidR="0077389A" w:rsidRPr="00F95FA8">
        <w:rPr>
          <w:rFonts w:ascii="Times New Roman" w:hAnsi="Times New Roman" w:cs="Times New Roman"/>
        </w:rPr>
        <w:t>wit</w:t>
      </w:r>
      <w:r w:rsidRPr="00F95FA8">
        <w:rPr>
          <w:rFonts w:ascii="Times New Roman" w:hAnsi="Times New Roman" w:cs="Times New Roman"/>
        </w:rPr>
        <w:t xml:space="preserve">h single (74kg) and full (250kg) passenger load, </w:t>
      </w:r>
      <w:r w:rsidR="001B6C97">
        <w:rPr>
          <w:rFonts w:ascii="Times New Roman" w:hAnsi="Times New Roman" w:cs="Times New Roman"/>
        </w:rPr>
        <w:t>both in</w:t>
      </w:r>
      <w:r w:rsidRPr="00F95FA8">
        <w:rPr>
          <w:rFonts w:ascii="Times New Roman" w:hAnsi="Times New Roman" w:cs="Times New Roman"/>
        </w:rPr>
        <w:t xml:space="preserve"> </w:t>
      </w:r>
      <w:r w:rsidR="009808C8">
        <w:rPr>
          <w:rFonts w:ascii="Times New Roman" w:hAnsi="Times New Roman" w:cs="Times New Roman"/>
        </w:rPr>
        <w:t>D</w:t>
      </w:r>
      <w:r w:rsidR="009808C8" w:rsidRPr="00F95FA8">
        <w:rPr>
          <w:rFonts w:ascii="Times New Roman" w:hAnsi="Times New Roman" w:cs="Times New Roman"/>
        </w:rPr>
        <w:t xml:space="preserve"> </w:t>
      </w:r>
      <w:r w:rsidRPr="00F95FA8">
        <w:rPr>
          <w:rFonts w:ascii="Times New Roman" w:hAnsi="Times New Roman" w:cs="Times New Roman"/>
        </w:rPr>
        <w:t xml:space="preserve">mode with </w:t>
      </w:r>
      <w:r w:rsidR="001B6C97">
        <w:rPr>
          <w:rFonts w:ascii="Times New Roman" w:hAnsi="Times New Roman" w:cs="Times New Roman"/>
        </w:rPr>
        <w:t xml:space="preserve">the </w:t>
      </w:r>
      <w:r w:rsidRPr="00F95FA8">
        <w:rPr>
          <w:rFonts w:ascii="Times New Roman" w:hAnsi="Times New Roman" w:cs="Times New Roman"/>
        </w:rPr>
        <w:t>A/C</w:t>
      </w:r>
      <w:r w:rsidR="0077389A" w:rsidRPr="00F95FA8">
        <w:rPr>
          <w:rFonts w:ascii="Times New Roman" w:hAnsi="Times New Roman" w:cs="Times New Roman"/>
        </w:rPr>
        <w:t xml:space="preserve"> on. The result</w:t>
      </w:r>
      <w:r w:rsidR="001B6C97">
        <w:rPr>
          <w:rFonts w:ascii="Times New Roman" w:hAnsi="Times New Roman" w:cs="Times New Roman"/>
        </w:rPr>
        <w:t>s</w:t>
      </w:r>
      <w:r w:rsidR="0077389A" w:rsidRPr="00F95FA8">
        <w:rPr>
          <w:rFonts w:ascii="Times New Roman" w:hAnsi="Times New Roman" w:cs="Times New Roman"/>
        </w:rPr>
        <w:t xml:space="preserve"> show energy consumption increased by 1.1 kWh</w:t>
      </w:r>
      <w:r w:rsidRPr="00F95FA8">
        <w:rPr>
          <w:rFonts w:ascii="Times New Roman" w:hAnsi="Times New Roman" w:cs="Times New Roman"/>
        </w:rPr>
        <w:t xml:space="preserve"> (24%) for the full passenger load</w:t>
      </w:r>
      <w:r w:rsidR="0077389A" w:rsidRPr="00F95FA8">
        <w:rPr>
          <w:rFonts w:ascii="Times New Roman" w:hAnsi="Times New Roman" w:cs="Times New Roman"/>
        </w:rPr>
        <w:t xml:space="preserve">. </w:t>
      </w:r>
      <w:r w:rsidR="001B6C97">
        <w:rPr>
          <w:rFonts w:ascii="Times New Roman" w:hAnsi="Times New Roman" w:cs="Times New Roman"/>
        </w:rPr>
        <w:t>T</w:t>
      </w:r>
      <w:r w:rsidR="001B6C97" w:rsidRPr="007367FE">
        <w:rPr>
          <w:rFonts w:ascii="Times New Roman" w:hAnsi="Times New Roman" w:cs="Times New Roman"/>
        </w:rPr>
        <w:t xml:space="preserve">he </w:t>
      </w:r>
      <w:r w:rsidR="001B6C97">
        <w:rPr>
          <w:rFonts w:ascii="Times New Roman" w:hAnsi="Times New Roman" w:cs="Times New Roman"/>
        </w:rPr>
        <w:t xml:space="preserve">results of the </w:t>
      </w:r>
      <w:r w:rsidR="001B6C97" w:rsidRPr="007367FE">
        <w:rPr>
          <w:rFonts w:ascii="Times New Roman" w:hAnsi="Times New Roman" w:cs="Times New Roman"/>
        </w:rPr>
        <w:t>comparison between day and night driving</w:t>
      </w:r>
      <w:r w:rsidR="001B6C97">
        <w:rPr>
          <w:rFonts w:ascii="Times New Roman" w:hAnsi="Times New Roman" w:cs="Times New Roman"/>
        </w:rPr>
        <w:t xml:space="preserve"> in the Volt</w:t>
      </w:r>
      <w:r w:rsidR="001B6C97" w:rsidRPr="007367FE">
        <w:rPr>
          <w:rFonts w:ascii="Times New Roman" w:hAnsi="Times New Roman" w:cs="Times New Roman"/>
        </w:rPr>
        <w:t xml:space="preserve"> </w:t>
      </w:r>
      <w:r w:rsidR="001B6C97">
        <w:rPr>
          <w:rFonts w:ascii="Times New Roman" w:hAnsi="Times New Roman" w:cs="Times New Roman"/>
        </w:rPr>
        <w:t xml:space="preserve">are shown in </w:t>
      </w:r>
      <w:r w:rsidR="002B20CD" w:rsidRPr="007367FE">
        <w:rPr>
          <w:rFonts w:ascii="Times New Roman" w:hAnsi="Times New Roman" w:cs="Times New Roman"/>
        </w:rPr>
        <w:t>Figure 1</w:t>
      </w:r>
      <w:r w:rsidR="002B20CD">
        <w:rPr>
          <w:rFonts w:ascii="Times New Roman" w:hAnsi="Times New Roman" w:cs="Times New Roman"/>
        </w:rPr>
        <w:t>3</w:t>
      </w:r>
      <w:r w:rsidR="002B20CD" w:rsidRPr="007367FE">
        <w:rPr>
          <w:rFonts w:ascii="Times New Roman" w:hAnsi="Times New Roman" w:cs="Times New Roman"/>
        </w:rPr>
        <w:t xml:space="preserve">. The energy consumption </w:t>
      </w:r>
      <w:r w:rsidR="001B6C97">
        <w:rPr>
          <w:rFonts w:ascii="Times New Roman" w:hAnsi="Times New Roman" w:cs="Times New Roman"/>
        </w:rPr>
        <w:t xml:space="preserve">during </w:t>
      </w:r>
      <w:r w:rsidR="002B20CD" w:rsidRPr="007367FE">
        <w:rPr>
          <w:rFonts w:ascii="Times New Roman" w:hAnsi="Times New Roman" w:cs="Times New Roman"/>
        </w:rPr>
        <w:t xml:space="preserve">night driving is less </w:t>
      </w:r>
      <w:r w:rsidR="001B6C97">
        <w:rPr>
          <w:rFonts w:ascii="Times New Roman" w:hAnsi="Times New Roman" w:cs="Times New Roman"/>
        </w:rPr>
        <w:t xml:space="preserve">than </w:t>
      </w:r>
      <w:r w:rsidR="002B20CD" w:rsidRPr="007367FE">
        <w:rPr>
          <w:rFonts w:ascii="Times New Roman" w:hAnsi="Times New Roman" w:cs="Times New Roman"/>
        </w:rPr>
        <w:t>driving</w:t>
      </w:r>
      <w:r w:rsidR="001B6C97">
        <w:rPr>
          <w:rFonts w:ascii="Times New Roman" w:hAnsi="Times New Roman" w:cs="Times New Roman"/>
        </w:rPr>
        <w:t xml:space="preserve">, </w:t>
      </w:r>
      <w:r w:rsidR="002B20CD" w:rsidRPr="007367FE">
        <w:rPr>
          <w:rFonts w:ascii="Times New Roman" w:hAnsi="Times New Roman" w:cs="Times New Roman"/>
        </w:rPr>
        <w:t xml:space="preserve">likely to </w:t>
      </w:r>
      <w:r w:rsidR="001B6C97">
        <w:rPr>
          <w:rFonts w:ascii="Times New Roman" w:hAnsi="Times New Roman" w:cs="Times New Roman"/>
        </w:rPr>
        <w:t xml:space="preserve">the </w:t>
      </w:r>
      <w:r w:rsidR="002B20CD" w:rsidRPr="007367FE">
        <w:rPr>
          <w:rFonts w:ascii="Times New Roman" w:hAnsi="Times New Roman" w:cs="Times New Roman"/>
        </w:rPr>
        <w:t xml:space="preserve">ambient temperature difference of almost 10 degree Celsius between the day and night drives. </w:t>
      </w:r>
    </w:p>
    <w:p w14:paraId="7C950687" w14:textId="77777777" w:rsidR="001441D7" w:rsidRPr="00F95FA8" w:rsidRDefault="001441D7" w:rsidP="00F95FA8">
      <w:pPr>
        <w:pStyle w:val="Heading2"/>
        <w:jc w:val="center"/>
        <w:rPr>
          <w:rFonts w:ascii="Times New Roman" w:hAnsi="Times New Roman" w:cs="Times New Roman"/>
        </w:rPr>
      </w:pPr>
      <w:r w:rsidRPr="00F95FA8">
        <w:rPr>
          <w:rFonts w:ascii="Times New Roman" w:hAnsi="Times New Roman" w:cs="Times New Roman"/>
          <w:noProof/>
        </w:rPr>
        <w:drawing>
          <wp:inline distT="0" distB="0" distL="0" distR="0" wp14:anchorId="55CB3120" wp14:editId="6F288425">
            <wp:extent cx="3373394" cy="1902941"/>
            <wp:effectExtent l="0" t="0" r="0" b="254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C285D41" w14:textId="77777777" w:rsidR="001441D7" w:rsidRDefault="00702206" w:rsidP="00F95FA8">
      <w:pPr>
        <w:pStyle w:val="Caption"/>
        <w:spacing w:before="120" w:after="120"/>
        <w:jc w:val="center"/>
        <w:rPr>
          <w:rFonts w:ascii="Times New Roman" w:hAnsi="Times New Roman" w:cs="Times New Roman"/>
          <w:color w:val="auto"/>
        </w:rPr>
      </w:pPr>
      <w:r w:rsidRPr="00F95FA8">
        <w:rPr>
          <w:rFonts w:ascii="Times New Roman" w:hAnsi="Times New Roman" w:cs="Times New Roman"/>
          <w:color w:val="auto"/>
        </w:rPr>
        <w:t xml:space="preserve">Figure </w:t>
      </w:r>
      <w:r w:rsidR="00F465F7">
        <w:rPr>
          <w:rFonts w:ascii="Times New Roman" w:hAnsi="Times New Roman" w:cs="Times New Roman"/>
          <w:color w:val="auto"/>
        </w:rPr>
        <w:t>1</w:t>
      </w:r>
      <w:r w:rsidR="002A3539">
        <w:rPr>
          <w:rFonts w:ascii="Times New Roman" w:hAnsi="Times New Roman" w:cs="Times New Roman"/>
          <w:color w:val="auto"/>
        </w:rPr>
        <w:t>2</w:t>
      </w:r>
      <w:r w:rsidRPr="00F95FA8">
        <w:rPr>
          <w:rFonts w:ascii="Times New Roman" w:hAnsi="Times New Roman" w:cs="Times New Roman"/>
          <w:color w:val="auto"/>
        </w:rPr>
        <w:t>: Comparison of single and full passenger load</w:t>
      </w:r>
      <w:r w:rsidR="00A13679" w:rsidRPr="00F95FA8">
        <w:rPr>
          <w:rFonts w:ascii="Times New Roman" w:hAnsi="Times New Roman" w:cs="Times New Roman"/>
          <w:color w:val="auto"/>
        </w:rPr>
        <w:t>s</w:t>
      </w:r>
    </w:p>
    <w:p w14:paraId="338E7C54" w14:textId="77777777" w:rsidR="00E16231" w:rsidRPr="00F95FA8" w:rsidRDefault="00E16231" w:rsidP="00F95FA8"/>
    <w:p w14:paraId="7C4463C6" w14:textId="77777777" w:rsidR="000D43AA" w:rsidRPr="00F95FA8" w:rsidRDefault="000D43AA" w:rsidP="00E1569C">
      <w:pPr>
        <w:rPr>
          <w:rFonts w:ascii="Times New Roman" w:hAnsi="Times New Roman" w:cs="Times New Roman"/>
          <w:b/>
        </w:rPr>
      </w:pPr>
    </w:p>
    <w:p w14:paraId="66B4AB26" w14:textId="77777777" w:rsidR="000D43AA" w:rsidRPr="00F95FA8" w:rsidRDefault="000D43AA" w:rsidP="00F95FA8">
      <w:pPr>
        <w:jc w:val="center"/>
        <w:rPr>
          <w:rFonts w:ascii="Times New Roman" w:hAnsi="Times New Roman" w:cs="Times New Roman"/>
          <w:b/>
        </w:rPr>
      </w:pPr>
      <w:r w:rsidRPr="00F95FA8">
        <w:rPr>
          <w:rFonts w:ascii="Times New Roman" w:hAnsi="Times New Roman" w:cs="Times New Roman"/>
          <w:noProof/>
        </w:rPr>
        <w:lastRenderedPageBreak/>
        <w:drawing>
          <wp:inline distT="0" distB="0" distL="0" distR="0" wp14:anchorId="00627263" wp14:editId="5BCAE5A7">
            <wp:extent cx="3144794" cy="1612556"/>
            <wp:effectExtent l="0" t="0" r="0" b="698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C16B356" w14:textId="77777777" w:rsidR="008411C2" w:rsidRDefault="008411C2" w:rsidP="00F95FA8">
      <w:pPr>
        <w:pStyle w:val="Caption"/>
        <w:jc w:val="center"/>
        <w:rPr>
          <w:rFonts w:ascii="Times New Roman" w:hAnsi="Times New Roman" w:cs="Times New Roman"/>
          <w:color w:val="auto"/>
        </w:rPr>
      </w:pPr>
      <w:r w:rsidRPr="00F95FA8">
        <w:rPr>
          <w:rFonts w:ascii="Times New Roman" w:hAnsi="Times New Roman" w:cs="Times New Roman"/>
          <w:color w:val="auto"/>
        </w:rPr>
        <w:t xml:space="preserve">Figure </w:t>
      </w:r>
      <w:r w:rsidR="008E24A3" w:rsidRPr="00F95FA8">
        <w:rPr>
          <w:rFonts w:ascii="Times New Roman" w:hAnsi="Times New Roman" w:cs="Times New Roman"/>
          <w:color w:val="auto"/>
        </w:rPr>
        <w:t>1</w:t>
      </w:r>
      <w:r w:rsidR="002A3539">
        <w:rPr>
          <w:rFonts w:ascii="Times New Roman" w:hAnsi="Times New Roman" w:cs="Times New Roman"/>
          <w:color w:val="auto"/>
        </w:rPr>
        <w:t>3</w:t>
      </w:r>
      <w:r w:rsidRPr="00F95FA8">
        <w:rPr>
          <w:rFonts w:ascii="Times New Roman" w:hAnsi="Times New Roman" w:cs="Times New Roman"/>
          <w:color w:val="auto"/>
        </w:rPr>
        <w:t xml:space="preserve">: Comparison of </w:t>
      </w:r>
      <w:r w:rsidR="008E24A3" w:rsidRPr="00F95FA8">
        <w:rPr>
          <w:rFonts w:ascii="Times New Roman" w:hAnsi="Times New Roman" w:cs="Times New Roman"/>
          <w:color w:val="auto"/>
        </w:rPr>
        <w:t>d</w:t>
      </w:r>
      <w:r w:rsidRPr="00F95FA8">
        <w:rPr>
          <w:rFonts w:ascii="Times New Roman" w:hAnsi="Times New Roman" w:cs="Times New Roman"/>
          <w:color w:val="auto"/>
        </w:rPr>
        <w:t xml:space="preserve">ay and </w:t>
      </w:r>
      <w:r w:rsidR="008E24A3" w:rsidRPr="00F95FA8">
        <w:rPr>
          <w:rFonts w:ascii="Times New Roman" w:hAnsi="Times New Roman" w:cs="Times New Roman"/>
          <w:color w:val="auto"/>
        </w:rPr>
        <w:t>n</w:t>
      </w:r>
      <w:r w:rsidRPr="00F95FA8">
        <w:rPr>
          <w:rFonts w:ascii="Times New Roman" w:hAnsi="Times New Roman" w:cs="Times New Roman"/>
          <w:color w:val="auto"/>
        </w:rPr>
        <w:t>ight driving</w:t>
      </w:r>
    </w:p>
    <w:p w14:paraId="4DEABE9C" w14:textId="77777777" w:rsidR="00E16231" w:rsidRPr="00F95FA8" w:rsidRDefault="00E16231" w:rsidP="00F95FA8">
      <w:pPr>
        <w:rPr>
          <w:b/>
        </w:rPr>
      </w:pPr>
    </w:p>
    <w:p w14:paraId="419F54BE" w14:textId="77777777" w:rsidR="002B20CD" w:rsidRPr="00935EA6" w:rsidRDefault="00E21220" w:rsidP="002B20CD">
      <w:pPr>
        <w:rPr>
          <w:rFonts w:ascii="Times New Roman" w:hAnsi="Times New Roman" w:cs="Times New Roman"/>
          <w:b/>
          <w:i/>
        </w:rPr>
      </w:pPr>
      <w:commentRangeStart w:id="86"/>
      <w:r w:rsidRPr="00F95FA8">
        <w:rPr>
          <w:rFonts w:ascii="Times New Roman" w:hAnsi="Times New Roman" w:cs="Times New Roman"/>
          <w:b/>
          <w:i/>
        </w:rPr>
        <w:t>High</w:t>
      </w:r>
      <w:r w:rsidR="002C65BB" w:rsidRPr="00F95FA8">
        <w:rPr>
          <w:rFonts w:ascii="Times New Roman" w:hAnsi="Times New Roman" w:cs="Times New Roman"/>
          <w:b/>
          <w:i/>
        </w:rPr>
        <w:t>way v</w:t>
      </w:r>
      <w:r w:rsidR="00C621B9" w:rsidRPr="00F95FA8">
        <w:rPr>
          <w:rFonts w:ascii="Times New Roman" w:hAnsi="Times New Roman" w:cs="Times New Roman"/>
          <w:b/>
          <w:i/>
        </w:rPr>
        <w:t>s</w:t>
      </w:r>
      <w:r w:rsidR="002C65BB" w:rsidRPr="00F95FA8">
        <w:rPr>
          <w:rFonts w:ascii="Times New Roman" w:hAnsi="Times New Roman" w:cs="Times New Roman"/>
          <w:b/>
          <w:i/>
        </w:rPr>
        <w:t>.</w:t>
      </w:r>
      <w:r w:rsidR="00C621B9" w:rsidRPr="00F95FA8">
        <w:rPr>
          <w:rFonts w:ascii="Times New Roman" w:hAnsi="Times New Roman" w:cs="Times New Roman"/>
          <w:b/>
          <w:i/>
        </w:rPr>
        <w:t xml:space="preserve"> City </w:t>
      </w:r>
      <w:r w:rsidR="00EB7C72" w:rsidRPr="00F95FA8">
        <w:rPr>
          <w:rFonts w:ascii="Times New Roman" w:hAnsi="Times New Roman" w:cs="Times New Roman"/>
          <w:b/>
          <w:i/>
        </w:rPr>
        <w:t>D</w:t>
      </w:r>
      <w:r w:rsidR="00C621B9" w:rsidRPr="00F95FA8">
        <w:rPr>
          <w:rFonts w:ascii="Times New Roman" w:hAnsi="Times New Roman" w:cs="Times New Roman"/>
          <w:b/>
          <w:i/>
        </w:rPr>
        <w:t>riving</w:t>
      </w:r>
      <w:r w:rsidR="002B20CD">
        <w:rPr>
          <w:rFonts w:ascii="Times New Roman" w:hAnsi="Times New Roman" w:cs="Times New Roman"/>
          <w:b/>
          <w:i/>
        </w:rPr>
        <w:t xml:space="preserve"> and </w:t>
      </w:r>
      <w:r w:rsidR="002B20CD" w:rsidRPr="00935EA6">
        <w:rPr>
          <w:rFonts w:ascii="Times New Roman" w:hAnsi="Times New Roman" w:cs="Times New Roman"/>
          <w:b/>
          <w:i/>
        </w:rPr>
        <w:t>Battery Charging vs. km</w:t>
      </w:r>
      <w:commentRangeEnd w:id="86"/>
      <w:r w:rsidR="00AA06B0">
        <w:rPr>
          <w:rStyle w:val="CommentReference"/>
        </w:rPr>
        <w:commentReference w:id="86"/>
      </w:r>
    </w:p>
    <w:p w14:paraId="1882D059" w14:textId="77777777" w:rsidR="00ED4D37" w:rsidRPr="00F95FA8" w:rsidRDefault="00ED4D37" w:rsidP="00E1569C">
      <w:pPr>
        <w:rPr>
          <w:rFonts w:ascii="Times New Roman" w:hAnsi="Times New Roman" w:cs="Times New Roman"/>
          <w:b/>
          <w:i/>
        </w:rPr>
      </w:pPr>
    </w:p>
    <w:p w14:paraId="6D7F9935" w14:textId="77777777" w:rsidR="002B20CD" w:rsidRPr="00F4786C" w:rsidRDefault="00966A3E" w:rsidP="00F95FA8">
      <w:pPr>
        <w:ind w:firstLine="720"/>
        <w:jc w:val="both"/>
        <w:rPr>
          <w:rFonts w:ascii="Times New Roman" w:hAnsi="Times New Roman" w:cs="Times New Roman"/>
        </w:rPr>
      </w:pPr>
      <w:r w:rsidRPr="00F95FA8">
        <w:rPr>
          <w:rFonts w:ascii="Times New Roman" w:hAnsi="Times New Roman" w:cs="Times New Roman"/>
        </w:rPr>
        <w:t xml:space="preserve">Figure </w:t>
      </w:r>
      <w:r w:rsidR="002C65BB" w:rsidRPr="00F95FA8">
        <w:rPr>
          <w:rFonts w:ascii="Times New Roman" w:hAnsi="Times New Roman" w:cs="Times New Roman"/>
        </w:rPr>
        <w:t>1</w:t>
      </w:r>
      <w:r w:rsidR="002A3539" w:rsidRPr="00F95FA8">
        <w:rPr>
          <w:rFonts w:ascii="Times New Roman" w:hAnsi="Times New Roman" w:cs="Times New Roman"/>
          <w:bCs/>
        </w:rPr>
        <w:t>4</w:t>
      </w:r>
      <w:r w:rsidRPr="00F95FA8">
        <w:rPr>
          <w:rFonts w:ascii="Times New Roman" w:hAnsi="Times New Roman" w:cs="Times New Roman"/>
        </w:rPr>
        <w:t xml:space="preserve"> compares the</w:t>
      </w:r>
      <w:r w:rsidR="00312EAA" w:rsidRPr="00F95FA8">
        <w:rPr>
          <w:rFonts w:ascii="Times New Roman" w:hAnsi="Times New Roman" w:cs="Times New Roman"/>
          <w:bCs/>
        </w:rPr>
        <w:t xml:space="preserve"> Volt</w:t>
      </w:r>
      <w:r w:rsidRPr="00F95FA8">
        <w:rPr>
          <w:rFonts w:ascii="Times New Roman" w:hAnsi="Times New Roman" w:cs="Times New Roman"/>
        </w:rPr>
        <w:t xml:space="preserve"> </w:t>
      </w:r>
      <w:r w:rsidR="002C65BB" w:rsidRPr="00F95FA8">
        <w:rPr>
          <w:rFonts w:ascii="Times New Roman" w:hAnsi="Times New Roman" w:cs="Times New Roman"/>
        </w:rPr>
        <w:t>‘</w:t>
      </w:r>
      <w:r w:rsidRPr="00F95FA8">
        <w:rPr>
          <w:rFonts w:ascii="Times New Roman" w:hAnsi="Times New Roman" w:cs="Times New Roman"/>
        </w:rPr>
        <w:t>city</w:t>
      </w:r>
      <w:r w:rsidR="002C65BB" w:rsidRPr="00F95FA8">
        <w:rPr>
          <w:rFonts w:ascii="Times New Roman" w:hAnsi="Times New Roman" w:cs="Times New Roman"/>
        </w:rPr>
        <w:t>’</w:t>
      </w:r>
      <w:r w:rsidRPr="00F95FA8">
        <w:rPr>
          <w:rFonts w:ascii="Times New Roman" w:hAnsi="Times New Roman" w:cs="Times New Roman"/>
        </w:rPr>
        <w:t xml:space="preserve"> and</w:t>
      </w:r>
      <w:r w:rsidR="002C65BB" w:rsidRPr="00F95FA8">
        <w:rPr>
          <w:rFonts w:ascii="Times New Roman" w:hAnsi="Times New Roman" w:cs="Times New Roman"/>
        </w:rPr>
        <w:t xml:space="preserve"> ‘high</w:t>
      </w:r>
      <w:r w:rsidRPr="00F95FA8">
        <w:rPr>
          <w:rFonts w:ascii="Times New Roman" w:hAnsi="Times New Roman" w:cs="Times New Roman"/>
        </w:rPr>
        <w:t>way</w:t>
      </w:r>
      <w:r w:rsidR="002C65BB" w:rsidRPr="00F95FA8">
        <w:rPr>
          <w:rFonts w:ascii="Times New Roman" w:hAnsi="Times New Roman" w:cs="Times New Roman"/>
        </w:rPr>
        <w:t>’</w:t>
      </w:r>
      <w:r w:rsidRPr="00F95FA8">
        <w:rPr>
          <w:rFonts w:ascii="Times New Roman" w:hAnsi="Times New Roman" w:cs="Times New Roman"/>
        </w:rPr>
        <w:t xml:space="preserve"> drive.</w:t>
      </w:r>
      <w:r w:rsidR="008814C1" w:rsidRPr="00F95FA8">
        <w:rPr>
          <w:rFonts w:ascii="Times New Roman" w:hAnsi="Times New Roman" w:cs="Times New Roman"/>
        </w:rPr>
        <w:t xml:space="preserve"> </w:t>
      </w:r>
      <w:r w:rsidR="001B6C97">
        <w:rPr>
          <w:rFonts w:ascii="Times New Roman" w:hAnsi="Times New Roman" w:cs="Times New Roman"/>
        </w:rPr>
        <w:t xml:space="preserve">The </w:t>
      </w:r>
      <w:r w:rsidR="008814C1" w:rsidRPr="00F95FA8">
        <w:rPr>
          <w:rFonts w:ascii="Times New Roman" w:hAnsi="Times New Roman" w:cs="Times New Roman"/>
        </w:rPr>
        <w:t>A/C was on in both tests and t</w:t>
      </w:r>
      <w:r w:rsidR="008943A4" w:rsidRPr="00F95FA8">
        <w:rPr>
          <w:rFonts w:ascii="Times New Roman" w:hAnsi="Times New Roman" w:cs="Times New Roman"/>
        </w:rPr>
        <w:t xml:space="preserve">he </w:t>
      </w:r>
      <w:r w:rsidR="008814C1" w:rsidRPr="00F95FA8">
        <w:rPr>
          <w:rFonts w:ascii="Times New Roman" w:hAnsi="Times New Roman" w:cs="Times New Roman"/>
        </w:rPr>
        <w:t>results show</w:t>
      </w:r>
      <w:r w:rsidR="008943A4" w:rsidRPr="00F95FA8">
        <w:rPr>
          <w:rFonts w:ascii="Times New Roman" w:hAnsi="Times New Roman" w:cs="Times New Roman"/>
        </w:rPr>
        <w:t xml:space="preserve"> that the energy consumption</w:t>
      </w:r>
      <w:r w:rsidR="008814C1" w:rsidRPr="00F95FA8">
        <w:rPr>
          <w:rFonts w:ascii="Times New Roman" w:hAnsi="Times New Roman" w:cs="Times New Roman"/>
        </w:rPr>
        <w:t xml:space="preserve"> of the </w:t>
      </w:r>
      <w:r w:rsidR="00BE5A96" w:rsidRPr="00F95FA8">
        <w:rPr>
          <w:rFonts w:ascii="Times New Roman" w:hAnsi="Times New Roman" w:cs="Times New Roman"/>
          <w:bCs/>
        </w:rPr>
        <w:t>‘highway’</w:t>
      </w:r>
      <w:r w:rsidR="008814C1" w:rsidRPr="00F95FA8">
        <w:rPr>
          <w:rFonts w:ascii="Times New Roman" w:hAnsi="Times New Roman" w:cs="Times New Roman"/>
        </w:rPr>
        <w:t xml:space="preserve"> </w:t>
      </w:r>
      <w:r w:rsidR="00E14628" w:rsidRPr="00F95FA8">
        <w:rPr>
          <w:rFonts w:ascii="Times New Roman" w:hAnsi="Times New Roman" w:cs="Times New Roman"/>
        </w:rPr>
        <w:t>drive increased</w:t>
      </w:r>
      <w:r w:rsidR="008943A4" w:rsidRPr="00F95FA8">
        <w:rPr>
          <w:rFonts w:ascii="Times New Roman" w:hAnsi="Times New Roman" w:cs="Times New Roman"/>
        </w:rPr>
        <w:t xml:space="preserve"> by almost 10% com</w:t>
      </w:r>
      <w:r w:rsidR="008814C1" w:rsidRPr="00F95FA8">
        <w:rPr>
          <w:rFonts w:ascii="Times New Roman" w:hAnsi="Times New Roman" w:cs="Times New Roman"/>
        </w:rPr>
        <w:t xml:space="preserve">pared to the </w:t>
      </w:r>
      <w:r w:rsidR="00BE5A96" w:rsidRPr="00F95FA8">
        <w:rPr>
          <w:rFonts w:ascii="Times New Roman" w:hAnsi="Times New Roman" w:cs="Times New Roman"/>
          <w:bCs/>
        </w:rPr>
        <w:t>‘</w:t>
      </w:r>
      <w:r w:rsidR="008814C1" w:rsidRPr="00F95FA8">
        <w:rPr>
          <w:rFonts w:ascii="Times New Roman" w:hAnsi="Times New Roman" w:cs="Times New Roman"/>
        </w:rPr>
        <w:t>city</w:t>
      </w:r>
      <w:r w:rsidR="00BE5A96" w:rsidRPr="00F95FA8">
        <w:rPr>
          <w:rFonts w:ascii="Times New Roman" w:hAnsi="Times New Roman" w:cs="Times New Roman"/>
          <w:bCs/>
        </w:rPr>
        <w:t>’</w:t>
      </w:r>
      <w:r w:rsidR="008814C1" w:rsidRPr="00F95FA8">
        <w:rPr>
          <w:rFonts w:ascii="Times New Roman" w:hAnsi="Times New Roman" w:cs="Times New Roman"/>
        </w:rPr>
        <w:t xml:space="preserve"> drive. The likely reason for this is the amount of energy that can be recovered during the </w:t>
      </w:r>
      <w:r w:rsidR="00ED528B">
        <w:rPr>
          <w:rFonts w:ascii="Times New Roman" w:hAnsi="Times New Roman" w:cs="Times New Roman"/>
        </w:rPr>
        <w:t>‘</w:t>
      </w:r>
      <w:r w:rsidR="008814C1" w:rsidRPr="00F95FA8">
        <w:rPr>
          <w:rFonts w:ascii="Times New Roman" w:hAnsi="Times New Roman" w:cs="Times New Roman"/>
        </w:rPr>
        <w:t>city</w:t>
      </w:r>
      <w:r w:rsidR="00ED528B">
        <w:rPr>
          <w:rFonts w:ascii="Times New Roman" w:hAnsi="Times New Roman" w:cs="Times New Roman"/>
        </w:rPr>
        <w:t>’</w:t>
      </w:r>
      <w:r w:rsidR="008814C1" w:rsidRPr="00F95FA8">
        <w:rPr>
          <w:rFonts w:ascii="Times New Roman" w:hAnsi="Times New Roman" w:cs="Times New Roman"/>
        </w:rPr>
        <w:t xml:space="preserve"> driving when the regenerative braking is being regularly applied.</w:t>
      </w:r>
      <w:r w:rsidR="002B20CD" w:rsidRPr="002B20CD">
        <w:rPr>
          <w:rFonts w:ascii="Times New Roman" w:hAnsi="Times New Roman" w:cs="Times New Roman"/>
        </w:rPr>
        <w:t xml:space="preserve"> </w:t>
      </w:r>
      <w:r w:rsidR="002B20CD" w:rsidRPr="00F4786C">
        <w:rPr>
          <w:rFonts w:ascii="Times New Roman" w:hAnsi="Times New Roman" w:cs="Times New Roman"/>
        </w:rPr>
        <w:t xml:space="preserve">The energy </w:t>
      </w:r>
      <w:r w:rsidR="001B6C97">
        <w:rPr>
          <w:rFonts w:ascii="Times New Roman" w:hAnsi="Times New Roman" w:cs="Times New Roman"/>
        </w:rPr>
        <w:t xml:space="preserve">provided </w:t>
      </w:r>
      <w:r w:rsidR="002B20CD" w:rsidRPr="00F4786C">
        <w:rPr>
          <w:rFonts w:ascii="Times New Roman" w:hAnsi="Times New Roman" w:cs="Times New Roman"/>
        </w:rPr>
        <w:t xml:space="preserve">to the battery </w:t>
      </w:r>
      <w:r w:rsidR="001B6C97">
        <w:rPr>
          <w:rFonts w:ascii="Times New Roman" w:hAnsi="Times New Roman" w:cs="Times New Roman"/>
        </w:rPr>
        <w:t>was</w:t>
      </w:r>
      <w:r w:rsidR="002B20CD" w:rsidRPr="00F4786C">
        <w:rPr>
          <w:rFonts w:ascii="Times New Roman" w:hAnsi="Times New Roman" w:cs="Times New Roman"/>
        </w:rPr>
        <w:t xml:space="preserve"> recorded every time the Volt </w:t>
      </w:r>
      <w:r w:rsidR="001B6C97">
        <w:rPr>
          <w:rFonts w:ascii="Times New Roman" w:hAnsi="Times New Roman" w:cs="Times New Roman"/>
        </w:rPr>
        <w:t>was</w:t>
      </w:r>
      <w:r w:rsidR="002B20CD" w:rsidRPr="00F4786C">
        <w:rPr>
          <w:rFonts w:ascii="Times New Roman" w:hAnsi="Times New Roman" w:cs="Times New Roman"/>
        </w:rPr>
        <w:t xml:space="preserve"> plugged into the charging station. The 32-ampere single phase </w:t>
      </w:r>
      <w:r w:rsidR="001B6C97">
        <w:rPr>
          <w:rFonts w:ascii="Times New Roman" w:hAnsi="Times New Roman" w:cs="Times New Roman"/>
        </w:rPr>
        <w:t xml:space="preserve">(240V) </w:t>
      </w:r>
      <w:r w:rsidR="002B20CD" w:rsidRPr="00F4786C">
        <w:rPr>
          <w:rFonts w:ascii="Times New Roman" w:hAnsi="Times New Roman" w:cs="Times New Roman"/>
        </w:rPr>
        <w:t>charging station normally takes 3-4 hours for the full battery charging.  1</w:t>
      </w:r>
      <w:r w:rsidR="001B6C97">
        <w:rPr>
          <w:rFonts w:ascii="Times New Roman" w:hAnsi="Times New Roman" w:cs="Times New Roman"/>
        </w:rPr>
        <w:t>kWh</w:t>
      </w:r>
      <w:r w:rsidR="002B20CD" w:rsidRPr="00F4786C">
        <w:rPr>
          <w:rFonts w:ascii="Times New Roman" w:hAnsi="Times New Roman" w:cs="Times New Roman"/>
        </w:rPr>
        <w:t xml:space="preserve"> </w:t>
      </w:r>
      <w:r w:rsidR="001B6C97">
        <w:rPr>
          <w:rFonts w:ascii="Times New Roman" w:hAnsi="Times New Roman" w:cs="Times New Roman"/>
        </w:rPr>
        <w:t xml:space="preserve">on average produced </w:t>
      </w:r>
      <w:r w:rsidR="002B20CD" w:rsidRPr="00F4786C">
        <w:rPr>
          <w:rFonts w:ascii="Times New Roman" w:hAnsi="Times New Roman" w:cs="Times New Roman"/>
        </w:rPr>
        <w:t xml:space="preserve">5.7km to the battery km as indicated by the </w:t>
      </w:r>
      <w:r w:rsidR="001B6C97">
        <w:rPr>
          <w:rFonts w:ascii="Times New Roman" w:hAnsi="Times New Roman" w:cs="Times New Roman"/>
        </w:rPr>
        <w:t xml:space="preserve">Volt </w:t>
      </w:r>
      <w:r w:rsidR="002B20CD" w:rsidRPr="00F4786C">
        <w:rPr>
          <w:rFonts w:ascii="Times New Roman" w:hAnsi="Times New Roman" w:cs="Times New Roman"/>
        </w:rPr>
        <w:t>dashboard meters.</w:t>
      </w:r>
    </w:p>
    <w:p w14:paraId="53256CE8" w14:textId="77777777" w:rsidR="008814C1" w:rsidRPr="00F95FA8" w:rsidRDefault="008814C1" w:rsidP="00E1569C">
      <w:pPr>
        <w:pStyle w:val="Heading2"/>
        <w:rPr>
          <w:rFonts w:ascii="Times New Roman" w:eastAsiaTheme="minorEastAsia" w:hAnsi="Times New Roman" w:cs="Times New Roman"/>
          <w:b w:val="0"/>
          <w:bCs w:val="0"/>
          <w:color w:val="auto"/>
          <w:sz w:val="24"/>
          <w:szCs w:val="24"/>
        </w:rPr>
      </w:pPr>
    </w:p>
    <w:p w14:paraId="5DCFD46D" w14:textId="77777777" w:rsidR="00ED4D37" w:rsidRPr="00F95FA8" w:rsidRDefault="008411C2" w:rsidP="00F95FA8">
      <w:pPr>
        <w:pStyle w:val="Heading2"/>
        <w:jc w:val="center"/>
        <w:rPr>
          <w:rFonts w:ascii="Times New Roman" w:hAnsi="Times New Roman" w:cs="Times New Roman"/>
        </w:rPr>
      </w:pPr>
      <w:commentRangeStart w:id="87"/>
      <w:r w:rsidRPr="00F95FA8">
        <w:rPr>
          <w:rFonts w:ascii="Times New Roman" w:hAnsi="Times New Roman" w:cs="Times New Roman"/>
          <w:noProof/>
        </w:rPr>
        <w:drawing>
          <wp:inline distT="0" distB="0" distL="0" distR="0" wp14:anchorId="11D91F86" wp14:editId="519B101A">
            <wp:extent cx="2644346" cy="1699054"/>
            <wp:effectExtent l="0" t="0" r="381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commentRangeEnd w:id="87"/>
      <w:r w:rsidR="002A3539">
        <w:rPr>
          <w:rStyle w:val="CommentReference"/>
          <w:rFonts w:asciiTheme="minorHAnsi" w:eastAsiaTheme="minorEastAsia" w:hAnsiTheme="minorHAnsi" w:cstheme="minorBidi"/>
          <w:b w:val="0"/>
          <w:bCs w:val="0"/>
          <w:color w:val="auto"/>
        </w:rPr>
        <w:commentReference w:id="87"/>
      </w:r>
    </w:p>
    <w:p w14:paraId="091532C4" w14:textId="77777777" w:rsidR="00ED4D37" w:rsidRPr="00F95FA8" w:rsidRDefault="00C621B9" w:rsidP="00F95FA8">
      <w:pPr>
        <w:pStyle w:val="Caption"/>
        <w:jc w:val="center"/>
        <w:rPr>
          <w:rFonts w:ascii="Times New Roman" w:hAnsi="Times New Roman" w:cs="Times New Roman"/>
          <w:color w:val="auto"/>
        </w:rPr>
      </w:pPr>
      <w:r w:rsidRPr="00F95FA8">
        <w:rPr>
          <w:rFonts w:ascii="Times New Roman" w:hAnsi="Times New Roman" w:cs="Times New Roman"/>
          <w:color w:val="auto"/>
        </w:rPr>
        <w:t xml:space="preserve">Figure </w:t>
      </w:r>
      <w:r w:rsidR="008E24A3" w:rsidRPr="00F95FA8">
        <w:rPr>
          <w:rFonts w:ascii="Times New Roman" w:hAnsi="Times New Roman" w:cs="Times New Roman"/>
          <w:color w:val="auto"/>
        </w:rPr>
        <w:t>1</w:t>
      </w:r>
      <w:r w:rsidR="002A3539">
        <w:rPr>
          <w:rFonts w:ascii="Times New Roman" w:hAnsi="Times New Roman" w:cs="Times New Roman"/>
          <w:color w:val="auto"/>
        </w:rPr>
        <w:t>4</w:t>
      </w:r>
      <w:r w:rsidR="008814C1" w:rsidRPr="00F95FA8">
        <w:rPr>
          <w:rFonts w:ascii="Times New Roman" w:hAnsi="Times New Roman" w:cs="Times New Roman"/>
          <w:color w:val="auto"/>
        </w:rPr>
        <w:t xml:space="preserve">: Comparison of </w:t>
      </w:r>
      <w:r w:rsidR="008E24A3" w:rsidRPr="00F95FA8">
        <w:rPr>
          <w:rFonts w:ascii="Times New Roman" w:hAnsi="Times New Roman" w:cs="Times New Roman"/>
          <w:color w:val="auto"/>
        </w:rPr>
        <w:t>‘high</w:t>
      </w:r>
      <w:r w:rsidR="008814C1" w:rsidRPr="00F95FA8">
        <w:rPr>
          <w:rFonts w:ascii="Times New Roman" w:hAnsi="Times New Roman" w:cs="Times New Roman"/>
          <w:color w:val="auto"/>
        </w:rPr>
        <w:t>way</w:t>
      </w:r>
      <w:r w:rsidR="008E24A3" w:rsidRPr="00F95FA8">
        <w:rPr>
          <w:rFonts w:ascii="Times New Roman" w:hAnsi="Times New Roman" w:cs="Times New Roman"/>
          <w:color w:val="auto"/>
        </w:rPr>
        <w:t>’</w:t>
      </w:r>
      <w:r w:rsidR="008814C1" w:rsidRPr="00F95FA8">
        <w:rPr>
          <w:rFonts w:ascii="Times New Roman" w:hAnsi="Times New Roman" w:cs="Times New Roman"/>
          <w:color w:val="auto"/>
        </w:rPr>
        <w:t xml:space="preserve"> vs.</w:t>
      </w:r>
      <w:r w:rsidRPr="00F95FA8">
        <w:rPr>
          <w:rFonts w:ascii="Times New Roman" w:hAnsi="Times New Roman" w:cs="Times New Roman"/>
          <w:color w:val="auto"/>
        </w:rPr>
        <w:t xml:space="preserve"> </w:t>
      </w:r>
      <w:r w:rsidR="008E24A3" w:rsidRPr="00F95FA8">
        <w:rPr>
          <w:rFonts w:ascii="Times New Roman" w:hAnsi="Times New Roman" w:cs="Times New Roman"/>
          <w:color w:val="auto"/>
        </w:rPr>
        <w:t>‘c</w:t>
      </w:r>
      <w:r w:rsidRPr="00F95FA8">
        <w:rPr>
          <w:rFonts w:ascii="Times New Roman" w:hAnsi="Times New Roman" w:cs="Times New Roman"/>
          <w:color w:val="auto"/>
        </w:rPr>
        <w:t>ity</w:t>
      </w:r>
      <w:r w:rsidR="008E24A3" w:rsidRPr="00F95FA8">
        <w:rPr>
          <w:rFonts w:ascii="Times New Roman" w:hAnsi="Times New Roman" w:cs="Times New Roman"/>
          <w:color w:val="auto"/>
        </w:rPr>
        <w:t>’</w:t>
      </w:r>
      <w:r w:rsidRPr="00F95FA8">
        <w:rPr>
          <w:rFonts w:ascii="Times New Roman" w:hAnsi="Times New Roman" w:cs="Times New Roman"/>
          <w:color w:val="auto"/>
        </w:rPr>
        <w:t xml:space="preserve"> driving</w:t>
      </w:r>
    </w:p>
    <w:p w14:paraId="0D494287" w14:textId="77777777" w:rsidR="00C95ABF" w:rsidRDefault="00C95ABF" w:rsidP="00E1569C">
      <w:pPr>
        <w:rPr>
          <w:rFonts w:ascii="Times New Roman" w:hAnsi="Times New Roman" w:cs="Times New Roman"/>
          <w:b/>
        </w:rPr>
      </w:pPr>
    </w:p>
    <w:p w14:paraId="4E89E6CB" w14:textId="77777777" w:rsidR="00C95ABF" w:rsidRDefault="00C95ABF" w:rsidP="00E1569C">
      <w:pPr>
        <w:rPr>
          <w:rFonts w:ascii="Times New Roman" w:hAnsi="Times New Roman" w:cs="Times New Roman"/>
          <w:b/>
        </w:rPr>
      </w:pPr>
    </w:p>
    <w:p w14:paraId="1B67EAF7" w14:textId="77777777" w:rsidR="0042591C" w:rsidRPr="00F95FA8" w:rsidRDefault="00E16231" w:rsidP="00F95FA8">
      <w:pPr>
        <w:jc w:val="both"/>
        <w:rPr>
          <w:rFonts w:ascii="Times New Roman" w:hAnsi="Times New Roman" w:cs="Times New Roman"/>
        </w:rPr>
      </w:pPr>
      <w:r>
        <w:rPr>
          <w:rFonts w:ascii="Times New Roman" w:hAnsi="Times New Roman" w:cs="Times New Roman"/>
          <w:b/>
        </w:rPr>
        <w:tab/>
      </w:r>
    </w:p>
    <w:p w14:paraId="7CADCAD0" w14:textId="77777777" w:rsidR="002B20CD" w:rsidRPr="006D6F42" w:rsidRDefault="00526D97" w:rsidP="002B20CD">
      <w:pPr>
        <w:rPr>
          <w:rFonts w:ascii="Times New Roman" w:hAnsi="Times New Roman" w:cs="Times New Roman"/>
          <w:b/>
          <w:i/>
        </w:rPr>
      </w:pPr>
      <w:commentRangeStart w:id="88"/>
      <w:r w:rsidRPr="00F95FA8">
        <w:rPr>
          <w:rFonts w:ascii="Times New Roman" w:hAnsi="Times New Roman" w:cs="Times New Roman"/>
          <w:b/>
          <w:i/>
        </w:rPr>
        <w:t xml:space="preserve">Acceleration </w:t>
      </w:r>
      <w:r w:rsidR="00EB7C72" w:rsidRPr="00F95FA8">
        <w:rPr>
          <w:rFonts w:ascii="Times New Roman" w:hAnsi="Times New Roman" w:cs="Times New Roman"/>
          <w:b/>
          <w:i/>
        </w:rPr>
        <w:t>T</w:t>
      </w:r>
      <w:r w:rsidRPr="00F95FA8">
        <w:rPr>
          <w:rFonts w:ascii="Times New Roman" w:hAnsi="Times New Roman" w:cs="Times New Roman"/>
          <w:b/>
          <w:i/>
        </w:rPr>
        <w:t>est (0-50km/h)</w:t>
      </w:r>
      <w:r w:rsidR="002B20CD">
        <w:rPr>
          <w:rFonts w:ascii="Times New Roman" w:hAnsi="Times New Roman" w:cs="Times New Roman"/>
          <w:b/>
          <w:i/>
        </w:rPr>
        <w:t xml:space="preserve"> and </w:t>
      </w:r>
      <w:r w:rsidR="002B20CD" w:rsidRPr="006D6F42">
        <w:rPr>
          <w:rFonts w:ascii="Times New Roman" w:hAnsi="Times New Roman" w:cs="Times New Roman"/>
          <w:b/>
          <w:i/>
        </w:rPr>
        <w:t>Long Range Test</w:t>
      </w:r>
      <w:r w:rsidR="002B20CD">
        <w:rPr>
          <w:rFonts w:ascii="Times New Roman" w:hAnsi="Times New Roman" w:cs="Times New Roman"/>
          <w:b/>
          <w:i/>
        </w:rPr>
        <w:t>s</w:t>
      </w:r>
      <w:commentRangeEnd w:id="88"/>
      <w:r w:rsidR="00AA06B0">
        <w:rPr>
          <w:rStyle w:val="CommentReference"/>
        </w:rPr>
        <w:commentReference w:id="88"/>
      </w:r>
    </w:p>
    <w:p w14:paraId="324A7989" w14:textId="77777777" w:rsidR="00526D97" w:rsidRPr="00F95FA8" w:rsidRDefault="00526D97" w:rsidP="00E1569C">
      <w:pPr>
        <w:rPr>
          <w:rFonts w:ascii="Times New Roman" w:hAnsi="Times New Roman" w:cs="Times New Roman"/>
          <w:b/>
          <w:i/>
        </w:rPr>
      </w:pPr>
    </w:p>
    <w:p w14:paraId="6E254CDE" w14:textId="77777777" w:rsidR="004D6A84" w:rsidRDefault="008814C1" w:rsidP="00F95FA8">
      <w:pPr>
        <w:ind w:firstLine="720"/>
        <w:jc w:val="both"/>
        <w:rPr>
          <w:rFonts w:ascii="Times New Roman" w:hAnsi="Times New Roman" w:cs="Times New Roman"/>
        </w:rPr>
      </w:pPr>
      <w:r w:rsidRPr="00F95FA8">
        <w:rPr>
          <w:rFonts w:ascii="Times New Roman" w:hAnsi="Times New Roman" w:cs="Times New Roman"/>
        </w:rPr>
        <w:t xml:space="preserve">The </w:t>
      </w:r>
      <w:r w:rsidR="00526D97" w:rsidRPr="00F95FA8">
        <w:rPr>
          <w:rFonts w:ascii="Times New Roman" w:hAnsi="Times New Roman" w:cs="Times New Roman"/>
        </w:rPr>
        <w:t>IPhone appl</w:t>
      </w:r>
      <w:r w:rsidRPr="00F95FA8">
        <w:rPr>
          <w:rFonts w:ascii="Times New Roman" w:hAnsi="Times New Roman" w:cs="Times New Roman"/>
        </w:rPr>
        <w:t xml:space="preserve">ication </w:t>
      </w:r>
      <w:r w:rsidR="001B6C97">
        <w:rPr>
          <w:rFonts w:ascii="Times New Roman" w:hAnsi="Times New Roman" w:cs="Times New Roman"/>
        </w:rPr>
        <w:t>‘</w:t>
      </w:r>
      <w:r w:rsidRPr="00F95FA8">
        <w:rPr>
          <w:rFonts w:ascii="Times New Roman" w:hAnsi="Times New Roman" w:cs="Times New Roman"/>
        </w:rPr>
        <w:t>BMW Power Meter</w:t>
      </w:r>
      <w:r w:rsidR="001B6C97">
        <w:rPr>
          <w:rFonts w:ascii="Times New Roman" w:hAnsi="Times New Roman" w:cs="Times New Roman"/>
        </w:rPr>
        <w:t>’</w:t>
      </w:r>
      <w:r w:rsidRPr="00F95FA8">
        <w:rPr>
          <w:rFonts w:ascii="Times New Roman" w:hAnsi="Times New Roman" w:cs="Times New Roman"/>
        </w:rPr>
        <w:t xml:space="preserve"> wa</w:t>
      </w:r>
      <w:r w:rsidR="00526D97" w:rsidRPr="00F95FA8">
        <w:rPr>
          <w:rFonts w:ascii="Times New Roman" w:hAnsi="Times New Roman" w:cs="Times New Roman"/>
        </w:rPr>
        <w:t xml:space="preserve">s used </w:t>
      </w:r>
      <w:r w:rsidRPr="00F95FA8">
        <w:rPr>
          <w:rFonts w:ascii="Times New Roman" w:hAnsi="Times New Roman" w:cs="Times New Roman"/>
        </w:rPr>
        <w:t>to gauge the</w:t>
      </w:r>
      <w:r w:rsidR="00526D97" w:rsidRPr="00F95FA8">
        <w:rPr>
          <w:rFonts w:ascii="Times New Roman" w:hAnsi="Times New Roman" w:cs="Times New Roman"/>
        </w:rPr>
        <w:t xml:space="preserve"> acceleration of the </w:t>
      </w:r>
      <w:r w:rsidR="00312EAA">
        <w:rPr>
          <w:rFonts w:ascii="Times New Roman" w:hAnsi="Times New Roman" w:cs="Times New Roman"/>
        </w:rPr>
        <w:t>Volt</w:t>
      </w:r>
      <w:r w:rsidR="00526D97" w:rsidRPr="00F95FA8">
        <w:rPr>
          <w:rFonts w:ascii="Times New Roman" w:hAnsi="Times New Roman" w:cs="Times New Roman"/>
        </w:rPr>
        <w:t xml:space="preserve"> in </w:t>
      </w:r>
      <w:r w:rsidR="009808C8">
        <w:rPr>
          <w:rFonts w:ascii="Times New Roman" w:hAnsi="Times New Roman" w:cs="Times New Roman"/>
        </w:rPr>
        <w:t>D</w:t>
      </w:r>
      <w:r w:rsidR="00222266" w:rsidRPr="00F95FA8">
        <w:rPr>
          <w:rFonts w:ascii="Times New Roman" w:hAnsi="Times New Roman" w:cs="Times New Roman"/>
        </w:rPr>
        <w:t xml:space="preserve"> and </w:t>
      </w:r>
      <w:r w:rsidR="001B6C97">
        <w:rPr>
          <w:rFonts w:ascii="Times New Roman" w:hAnsi="Times New Roman" w:cs="Times New Roman"/>
        </w:rPr>
        <w:t>S</w:t>
      </w:r>
      <w:r w:rsidR="00222266" w:rsidRPr="00F95FA8">
        <w:rPr>
          <w:rFonts w:ascii="Times New Roman" w:hAnsi="Times New Roman" w:cs="Times New Roman"/>
        </w:rPr>
        <w:t xml:space="preserve">ports mode </w:t>
      </w:r>
      <w:r w:rsidRPr="00F95FA8">
        <w:rPr>
          <w:rFonts w:ascii="Times New Roman" w:hAnsi="Times New Roman" w:cs="Times New Roman"/>
        </w:rPr>
        <w:t>during 0-50k</w:t>
      </w:r>
      <w:r w:rsidR="00E21220">
        <w:rPr>
          <w:rFonts w:ascii="Times New Roman" w:hAnsi="Times New Roman" w:cs="Times New Roman"/>
        </w:rPr>
        <w:t>m/</w:t>
      </w:r>
      <w:r w:rsidR="00526D97" w:rsidRPr="00F95FA8">
        <w:rPr>
          <w:rFonts w:ascii="Times New Roman" w:hAnsi="Times New Roman" w:cs="Times New Roman"/>
        </w:rPr>
        <w:t xml:space="preserve">h </w:t>
      </w:r>
      <w:r w:rsidR="00222266" w:rsidRPr="00F95FA8">
        <w:rPr>
          <w:rFonts w:ascii="Times New Roman" w:hAnsi="Times New Roman" w:cs="Times New Roman"/>
        </w:rPr>
        <w:t>sprints</w:t>
      </w:r>
      <w:r w:rsidR="00526D97" w:rsidRPr="00F95FA8">
        <w:rPr>
          <w:rFonts w:ascii="Times New Roman" w:hAnsi="Times New Roman" w:cs="Times New Roman"/>
        </w:rPr>
        <w:t xml:space="preserve">. The average value of </w:t>
      </w:r>
      <w:r w:rsidR="001B6C97">
        <w:rPr>
          <w:rFonts w:ascii="Times New Roman" w:hAnsi="Times New Roman" w:cs="Times New Roman"/>
        </w:rPr>
        <w:t>three</w:t>
      </w:r>
      <w:r w:rsidR="00526D97" w:rsidRPr="00F95FA8">
        <w:rPr>
          <w:rFonts w:ascii="Times New Roman" w:hAnsi="Times New Roman" w:cs="Times New Roman"/>
        </w:rPr>
        <w:t xml:space="preserve"> experiments in each </w:t>
      </w:r>
      <w:r w:rsidRPr="00F95FA8">
        <w:rPr>
          <w:rFonts w:ascii="Times New Roman" w:hAnsi="Times New Roman" w:cs="Times New Roman"/>
        </w:rPr>
        <w:t>case showed</w:t>
      </w:r>
      <w:r w:rsidR="00526D97" w:rsidRPr="00F95FA8">
        <w:rPr>
          <w:rFonts w:ascii="Times New Roman" w:hAnsi="Times New Roman" w:cs="Times New Roman"/>
        </w:rPr>
        <w:t xml:space="preserve"> </w:t>
      </w:r>
      <w:r w:rsidR="00222266" w:rsidRPr="00F95FA8">
        <w:rPr>
          <w:rFonts w:ascii="Times New Roman" w:hAnsi="Times New Roman" w:cs="Times New Roman"/>
        </w:rPr>
        <w:t xml:space="preserve">that </w:t>
      </w:r>
      <w:r w:rsidRPr="00F95FA8">
        <w:rPr>
          <w:rFonts w:ascii="Times New Roman" w:hAnsi="Times New Roman" w:cs="Times New Roman"/>
        </w:rPr>
        <w:t xml:space="preserve">the </w:t>
      </w:r>
      <w:r w:rsidR="00222266" w:rsidRPr="00F95FA8">
        <w:rPr>
          <w:rFonts w:ascii="Times New Roman" w:hAnsi="Times New Roman" w:cs="Times New Roman"/>
        </w:rPr>
        <w:t>maximum</w:t>
      </w:r>
      <w:r w:rsidRPr="00F95FA8">
        <w:rPr>
          <w:rFonts w:ascii="Times New Roman" w:hAnsi="Times New Roman" w:cs="Times New Roman"/>
        </w:rPr>
        <w:t xml:space="preserve"> </w:t>
      </w:r>
      <w:r w:rsidR="00E21220">
        <w:rPr>
          <w:rFonts w:ascii="Times New Roman" w:hAnsi="Times New Roman" w:cs="Times New Roman"/>
        </w:rPr>
        <w:t>acceleration</w:t>
      </w:r>
      <w:r w:rsidRPr="00F95FA8">
        <w:rPr>
          <w:rFonts w:ascii="Times New Roman" w:hAnsi="Times New Roman" w:cs="Times New Roman"/>
        </w:rPr>
        <w:t xml:space="preserve"> in Sports mode wa</w:t>
      </w:r>
      <w:r w:rsidR="00526D97" w:rsidRPr="00F95FA8">
        <w:rPr>
          <w:rFonts w:ascii="Times New Roman" w:hAnsi="Times New Roman" w:cs="Times New Roman"/>
        </w:rPr>
        <w:t xml:space="preserve">s 29% </w:t>
      </w:r>
      <w:r w:rsidRPr="00F95FA8">
        <w:rPr>
          <w:rFonts w:ascii="Times New Roman" w:hAnsi="Times New Roman" w:cs="Times New Roman"/>
        </w:rPr>
        <w:t>greater</w:t>
      </w:r>
      <w:r w:rsidR="00526D97" w:rsidRPr="00F95FA8">
        <w:rPr>
          <w:rFonts w:ascii="Times New Roman" w:hAnsi="Times New Roman" w:cs="Times New Roman"/>
        </w:rPr>
        <w:t xml:space="preserve"> than </w:t>
      </w:r>
      <w:r w:rsidR="009808C8">
        <w:rPr>
          <w:rFonts w:ascii="Times New Roman" w:hAnsi="Times New Roman" w:cs="Times New Roman"/>
        </w:rPr>
        <w:t>D</w:t>
      </w:r>
      <w:r w:rsidR="00526D97" w:rsidRPr="00F95FA8">
        <w:rPr>
          <w:rFonts w:ascii="Times New Roman" w:hAnsi="Times New Roman" w:cs="Times New Roman"/>
        </w:rPr>
        <w:t xml:space="preserve"> mode. </w:t>
      </w:r>
      <w:r w:rsidR="001B6C97">
        <w:rPr>
          <w:rFonts w:ascii="Times New Roman" w:hAnsi="Times New Roman" w:cs="Times New Roman"/>
        </w:rPr>
        <w:t>In the l</w:t>
      </w:r>
      <w:r w:rsidR="004D6A84">
        <w:rPr>
          <w:rFonts w:ascii="Times New Roman" w:hAnsi="Times New Roman" w:cs="Times New Roman"/>
        </w:rPr>
        <w:t>ong range test</w:t>
      </w:r>
      <w:r w:rsidR="001B6C97">
        <w:rPr>
          <w:rFonts w:ascii="Times New Roman" w:hAnsi="Times New Roman" w:cs="Times New Roman"/>
        </w:rPr>
        <w:t>, a</w:t>
      </w:r>
      <w:r w:rsidR="004D6A84">
        <w:rPr>
          <w:rFonts w:ascii="Times New Roman" w:hAnsi="Times New Roman" w:cs="Times New Roman"/>
        </w:rPr>
        <w:t xml:space="preserve"> total distance </w:t>
      </w:r>
      <w:proofErr w:type="gramStart"/>
      <w:r w:rsidR="001B6C97">
        <w:rPr>
          <w:rFonts w:ascii="Times New Roman" w:hAnsi="Times New Roman" w:cs="Times New Roman"/>
        </w:rPr>
        <w:t xml:space="preserve">of </w:t>
      </w:r>
      <w:r w:rsidR="004D6A84">
        <w:rPr>
          <w:rFonts w:ascii="Times New Roman" w:hAnsi="Times New Roman" w:cs="Times New Roman"/>
        </w:rPr>
        <w:t xml:space="preserve"> 70.3km</w:t>
      </w:r>
      <w:proofErr w:type="gramEnd"/>
      <w:r w:rsidR="004D6A84">
        <w:rPr>
          <w:rFonts w:ascii="Times New Roman" w:hAnsi="Times New Roman" w:cs="Times New Roman"/>
        </w:rPr>
        <w:t xml:space="preserve"> </w:t>
      </w:r>
      <w:r w:rsidR="001B6C97">
        <w:rPr>
          <w:rFonts w:ascii="Times New Roman" w:hAnsi="Times New Roman" w:cs="Times New Roman"/>
        </w:rPr>
        <w:t xml:space="preserve">was achieved using the Volt battery </w:t>
      </w:r>
      <w:r w:rsidR="004D6A84">
        <w:rPr>
          <w:rFonts w:ascii="Times New Roman" w:hAnsi="Times New Roman" w:cs="Times New Roman"/>
        </w:rPr>
        <w:t xml:space="preserve">before the petrol engine </w:t>
      </w:r>
      <w:r w:rsidR="003369D6">
        <w:rPr>
          <w:rFonts w:ascii="Times New Roman" w:hAnsi="Times New Roman" w:cs="Times New Roman"/>
        </w:rPr>
        <w:t>was engaged due to a fully discharged battery</w:t>
      </w:r>
      <w:r w:rsidR="001B6C97">
        <w:rPr>
          <w:rFonts w:ascii="Times New Roman" w:hAnsi="Times New Roman" w:cs="Times New Roman"/>
        </w:rPr>
        <w:t>. T</w:t>
      </w:r>
      <w:r w:rsidR="003369D6">
        <w:rPr>
          <w:rFonts w:ascii="Times New Roman" w:hAnsi="Times New Roman" w:cs="Times New Roman"/>
        </w:rPr>
        <w:t xml:space="preserve">he remaining 6.3km of the journey completed powered by the petrol engine. The battery energy consumed was calculated as 10.5kWh, or 149.35Wh/km. Only 0.38L of petrol was consumed during the test. </w:t>
      </w:r>
      <w:r w:rsidR="004D6A84">
        <w:rPr>
          <w:rFonts w:ascii="Times New Roman" w:hAnsi="Times New Roman" w:cs="Times New Roman"/>
        </w:rPr>
        <w:t xml:space="preserve"> </w:t>
      </w:r>
    </w:p>
    <w:p w14:paraId="2802C128" w14:textId="77777777" w:rsidR="0042591C" w:rsidRPr="00F95FA8" w:rsidRDefault="0042591C" w:rsidP="0042591C">
      <w:pPr>
        <w:rPr>
          <w:rFonts w:ascii="Times New Roman" w:hAnsi="Times New Roman" w:cs="Times New Roman"/>
        </w:rPr>
      </w:pPr>
    </w:p>
    <w:p w14:paraId="0CB8F393" w14:textId="77777777" w:rsidR="000B3421" w:rsidRPr="00F95FA8" w:rsidRDefault="002B20CD" w:rsidP="005D5DAB">
      <w:pPr>
        <w:pStyle w:val="Heading2"/>
        <w:rPr>
          <w:rFonts w:ascii="Times New Roman" w:hAnsi="Times New Roman" w:cs="Times New Roman"/>
        </w:rPr>
      </w:pPr>
      <w:r w:rsidRPr="00BD1124">
        <w:rPr>
          <w:rFonts w:ascii="Times New Roman" w:eastAsiaTheme="minorEastAsia" w:hAnsi="Times New Roman" w:cs="Times New Roman"/>
          <w:bCs w:val="0"/>
          <w:color w:val="auto"/>
          <w:sz w:val="28"/>
          <w:szCs w:val="28"/>
        </w:rPr>
        <w:lastRenderedPageBreak/>
        <w:t>Comparative Analysis</w:t>
      </w:r>
      <w:r>
        <w:rPr>
          <w:rFonts w:ascii="Times New Roman" w:eastAsiaTheme="minorEastAsia" w:hAnsi="Times New Roman" w:cs="Times New Roman"/>
          <w:bCs w:val="0"/>
          <w:color w:val="auto"/>
          <w:sz w:val="28"/>
          <w:szCs w:val="28"/>
        </w:rPr>
        <w:t xml:space="preserve"> of Assessment 1 vs. Assessment 2 </w:t>
      </w:r>
    </w:p>
    <w:p w14:paraId="2E65124A" w14:textId="77777777" w:rsidR="004C6115" w:rsidRPr="00F95FA8" w:rsidRDefault="004C6115" w:rsidP="00F95FA8">
      <w:pPr>
        <w:ind w:firstLine="720"/>
        <w:jc w:val="both"/>
        <w:rPr>
          <w:rFonts w:ascii="Times New Roman" w:hAnsi="Times New Roman" w:cs="Times New Roman"/>
        </w:rPr>
      </w:pPr>
      <w:r w:rsidRPr="00F95FA8">
        <w:rPr>
          <w:rFonts w:ascii="Times New Roman" w:hAnsi="Times New Roman" w:cs="Times New Roman"/>
        </w:rPr>
        <w:t xml:space="preserve">The objective of </w:t>
      </w:r>
      <w:r w:rsidR="00D31A32">
        <w:rPr>
          <w:rFonts w:ascii="Times New Roman" w:hAnsi="Times New Roman" w:cs="Times New Roman"/>
        </w:rPr>
        <w:t>A</w:t>
      </w:r>
      <w:r w:rsidR="003152E5">
        <w:rPr>
          <w:rFonts w:ascii="Times New Roman" w:hAnsi="Times New Roman" w:cs="Times New Roman"/>
        </w:rPr>
        <w:t>ssessment 2</w:t>
      </w:r>
      <w:r w:rsidRPr="00F95FA8">
        <w:rPr>
          <w:rFonts w:ascii="Times New Roman" w:hAnsi="Times New Roman" w:cs="Times New Roman"/>
        </w:rPr>
        <w:t xml:space="preserve"> was to </w:t>
      </w:r>
      <w:r w:rsidR="00312EAA" w:rsidRPr="00096D96">
        <w:rPr>
          <w:rFonts w:ascii="Times New Roman" w:hAnsi="Times New Roman" w:cs="Times New Roman"/>
        </w:rPr>
        <w:t>tak</w:t>
      </w:r>
      <w:r w:rsidR="00312EAA">
        <w:rPr>
          <w:rFonts w:ascii="Times New Roman" w:hAnsi="Times New Roman" w:cs="Times New Roman"/>
        </w:rPr>
        <w:t>e</w:t>
      </w:r>
      <w:r w:rsidR="00312EAA" w:rsidRPr="00096D96">
        <w:rPr>
          <w:rFonts w:ascii="Times New Roman" w:hAnsi="Times New Roman" w:cs="Times New Roman"/>
        </w:rPr>
        <w:t xml:space="preserve"> into account driver</w:t>
      </w:r>
      <w:r w:rsidR="00312EAA">
        <w:rPr>
          <w:rFonts w:ascii="Times New Roman" w:hAnsi="Times New Roman" w:cs="Times New Roman"/>
        </w:rPr>
        <w:t xml:space="preserve"> behavior </w:t>
      </w:r>
      <w:r w:rsidR="00312EAA" w:rsidRPr="00096D96">
        <w:rPr>
          <w:rFonts w:ascii="Times New Roman" w:hAnsi="Times New Roman" w:cs="Times New Roman"/>
        </w:rPr>
        <w:t>and route</w:t>
      </w:r>
      <w:r w:rsidR="00312EAA">
        <w:rPr>
          <w:rFonts w:ascii="Times New Roman" w:hAnsi="Times New Roman" w:cs="Times New Roman"/>
        </w:rPr>
        <w:t xml:space="preserve"> differences to</w:t>
      </w:r>
      <w:r w:rsidRPr="00F95FA8">
        <w:rPr>
          <w:rFonts w:ascii="Times New Roman" w:hAnsi="Times New Roman" w:cs="Times New Roman"/>
        </w:rPr>
        <w:t xml:space="preserve"> </w:t>
      </w:r>
      <w:r w:rsidR="00D31A32">
        <w:rPr>
          <w:rFonts w:ascii="Times New Roman" w:hAnsi="Times New Roman" w:cs="Times New Roman"/>
        </w:rPr>
        <w:t>A</w:t>
      </w:r>
      <w:r w:rsidR="003152E5">
        <w:rPr>
          <w:rFonts w:ascii="Times New Roman" w:hAnsi="Times New Roman" w:cs="Times New Roman"/>
        </w:rPr>
        <w:t xml:space="preserve">ssessment 1 </w:t>
      </w:r>
      <w:r w:rsidRPr="00F95FA8">
        <w:rPr>
          <w:rFonts w:ascii="Times New Roman" w:hAnsi="Times New Roman" w:cs="Times New Roman"/>
        </w:rPr>
        <w:t xml:space="preserve">tests. Figure </w:t>
      </w:r>
      <w:r w:rsidR="00B43DD9">
        <w:rPr>
          <w:rFonts w:ascii="Times New Roman" w:hAnsi="Times New Roman" w:cs="Times New Roman"/>
        </w:rPr>
        <w:t>15</w:t>
      </w:r>
      <w:r w:rsidRPr="00F95FA8">
        <w:rPr>
          <w:rFonts w:ascii="Times New Roman" w:hAnsi="Times New Roman" w:cs="Times New Roman"/>
        </w:rPr>
        <w:t xml:space="preserve"> shows a summary of the differences in energy consumption under </w:t>
      </w:r>
      <w:r w:rsidR="001B6C97">
        <w:rPr>
          <w:rFonts w:ascii="Times New Roman" w:hAnsi="Times New Roman" w:cs="Times New Roman"/>
        </w:rPr>
        <w:t>the</w:t>
      </w:r>
      <w:r w:rsidR="001B6C97" w:rsidRPr="00F95FA8">
        <w:rPr>
          <w:rFonts w:ascii="Times New Roman" w:hAnsi="Times New Roman" w:cs="Times New Roman"/>
        </w:rPr>
        <w:t xml:space="preserve"> </w:t>
      </w:r>
      <w:r w:rsidRPr="00F95FA8">
        <w:rPr>
          <w:rFonts w:ascii="Times New Roman" w:hAnsi="Times New Roman" w:cs="Times New Roman"/>
        </w:rPr>
        <w:t xml:space="preserve">test criteria. </w:t>
      </w:r>
      <w:r w:rsidR="003152E5">
        <w:rPr>
          <w:rFonts w:ascii="Times New Roman" w:hAnsi="Times New Roman" w:cs="Times New Roman"/>
        </w:rPr>
        <w:t xml:space="preserve">Figure </w:t>
      </w:r>
      <w:r w:rsidR="00B43DD9">
        <w:rPr>
          <w:rFonts w:ascii="Times New Roman" w:hAnsi="Times New Roman" w:cs="Times New Roman"/>
        </w:rPr>
        <w:t>15</w:t>
      </w:r>
      <w:r w:rsidRPr="00F95FA8">
        <w:rPr>
          <w:rFonts w:ascii="Times New Roman" w:hAnsi="Times New Roman" w:cs="Times New Roman"/>
        </w:rPr>
        <w:t xml:space="preserve"> shows that energy consumption is highest with the A/C on and a full passenger load, as expected. In both cases of A/C on and A/C off there was very little difference in energy consumption between </w:t>
      </w:r>
      <w:r w:rsidR="00ED528B">
        <w:rPr>
          <w:rFonts w:ascii="Times New Roman" w:hAnsi="Times New Roman" w:cs="Times New Roman"/>
        </w:rPr>
        <w:t>‘</w:t>
      </w:r>
      <w:r w:rsidRPr="00F95FA8">
        <w:rPr>
          <w:rFonts w:ascii="Times New Roman" w:hAnsi="Times New Roman" w:cs="Times New Roman"/>
        </w:rPr>
        <w:t>city</w:t>
      </w:r>
      <w:r w:rsidR="00ED528B">
        <w:rPr>
          <w:rFonts w:ascii="Times New Roman" w:hAnsi="Times New Roman" w:cs="Times New Roman"/>
        </w:rPr>
        <w:t>’</w:t>
      </w:r>
      <w:r w:rsidRPr="00F95FA8">
        <w:rPr>
          <w:rFonts w:ascii="Times New Roman" w:hAnsi="Times New Roman" w:cs="Times New Roman"/>
        </w:rPr>
        <w:t xml:space="preserve"> driving during off-peak traffic and </w:t>
      </w:r>
      <w:r w:rsidR="00ED528B">
        <w:rPr>
          <w:rFonts w:ascii="Times New Roman" w:hAnsi="Times New Roman" w:cs="Times New Roman"/>
        </w:rPr>
        <w:t>‘</w:t>
      </w:r>
      <w:r w:rsidRPr="00F95FA8">
        <w:rPr>
          <w:rFonts w:ascii="Times New Roman" w:hAnsi="Times New Roman" w:cs="Times New Roman"/>
        </w:rPr>
        <w:t>city</w:t>
      </w:r>
      <w:r w:rsidR="00ED528B">
        <w:rPr>
          <w:rFonts w:ascii="Times New Roman" w:hAnsi="Times New Roman" w:cs="Times New Roman"/>
        </w:rPr>
        <w:t>’</w:t>
      </w:r>
      <w:r w:rsidRPr="00F95FA8">
        <w:rPr>
          <w:rFonts w:ascii="Times New Roman" w:hAnsi="Times New Roman" w:cs="Times New Roman"/>
        </w:rPr>
        <w:t xml:space="preserve"> driving during peak driving. This may purely be a feature of the route selected and the times that the tests were carried out. Using the A/C was the single criteri</w:t>
      </w:r>
      <w:r w:rsidR="001B6C97">
        <w:rPr>
          <w:rFonts w:ascii="Times New Roman" w:hAnsi="Times New Roman" w:cs="Times New Roman"/>
        </w:rPr>
        <w:t>on</w:t>
      </w:r>
      <w:r w:rsidRPr="00F95FA8">
        <w:rPr>
          <w:rFonts w:ascii="Times New Roman" w:hAnsi="Times New Roman" w:cs="Times New Roman"/>
        </w:rPr>
        <w:t xml:space="preserve"> that had the highe</w:t>
      </w:r>
      <w:r w:rsidR="001B6C97">
        <w:rPr>
          <w:rFonts w:ascii="Times New Roman" w:hAnsi="Times New Roman" w:cs="Times New Roman"/>
        </w:rPr>
        <w:t>st</w:t>
      </w:r>
      <w:r w:rsidRPr="00F95FA8">
        <w:rPr>
          <w:rFonts w:ascii="Times New Roman" w:hAnsi="Times New Roman" w:cs="Times New Roman"/>
        </w:rPr>
        <w:t xml:space="preserve"> impact on energy consumption, increasing it by around 20%. Note</w:t>
      </w:r>
      <w:r w:rsidR="00312EAA">
        <w:rPr>
          <w:rFonts w:ascii="Times New Roman" w:hAnsi="Times New Roman" w:cs="Times New Roman"/>
        </w:rPr>
        <w:t>,</w:t>
      </w:r>
      <w:r w:rsidRPr="00F95FA8">
        <w:rPr>
          <w:rFonts w:ascii="Times New Roman" w:hAnsi="Times New Roman" w:cs="Times New Roman"/>
        </w:rPr>
        <w:t xml:space="preserve"> however</w:t>
      </w:r>
      <w:r w:rsidR="00312EAA">
        <w:rPr>
          <w:rFonts w:ascii="Times New Roman" w:hAnsi="Times New Roman" w:cs="Times New Roman"/>
        </w:rPr>
        <w:t>,</w:t>
      </w:r>
      <w:r w:rsidRPr="00F95FA8">
        <w:rPr>
          <w:rFonts w:ascii="Times New Roman" w:hAnsi="Times New Roman" w:cs="Times New Roman"/>
        </w:rPr>
        <w:t xml:space="preserve"> that the trials were conducted in peak summer, and the increase in energy consumption due to using the A/C would be lower in other months</w:t>
      </w:r>
      <w:r w:rsidR="001B6C97">
        <w:rPr>
          <w:rFonts w:ascii="Times New Roman" w:hAnsi="Times New Roman" w:cs="Times New Roman"/>
        </w:rPr>
        <w:t xml:space="preserve"> of the year</w:t>
      </w:r>
      <w:r w:rsidRPr="00F95FA8">
        <w:rPr>
          <w:rFonts w:ascii="Times New Roman" w:hAnsi="Times New Roman" w:cs="Times New Roman"/>
        </w:rPr>
        <w:t>.</w:t>
      </w:r>
    </w:p>
    <w:p w14:paraId="767B6A16" w14:textId="77777777" w:rsidR="002D71F3" w:rsidRPr="009905F2" w:rsidRDefault="002D71F3" w:rsidP="002D71F3">
      <w:pPr>
        <w:pStyle w:val="Caption"/>
        <w:ind w:firstLine="720"/>
        <w:jc w:val="both"/>
        <w:rPr>
          <w:rFonts w:ascii="Times New Roman" w:eastAsiaTheme="minorEastAsia" w:hAnsi="Times New Roman" w:cs="Times New Roman"/>
          <w:b w:val="0"/>
          <w:bCs w:val="0"/>
          <w:color w:val="auto"/>
          <w:sz w:val="24"/>
          <w:szCs w:val="24"/>
        </w:rPr>
      </w:pPr>
      <w:r w:rsidRPr="009905F2">
        <w:rPr>
          <w:rFonts w:ascii="Times New Roman" w:eastAsiaTheme="minorEastAsia" w:hAnsi="Times New Roman" w:cs="Times New Roman"/>
          <w:b w:val="0"/>
          <w:bCs w:val="0"/>
          <w:color w:val="auto"/>
          <w:sz w:val="24"/>
          <w:szCs w:val="24"/>
        </w:rPr>
        <w:t>Figure 1</w:t>
      </w:r>
      <w:r>
        <w:rPr>
          <w:rFonts w:ascii="Times New Roman" w:eastAsiaTheme="minorEastAsia" w:hAnsi="Times New Roman" w:cs="Times New Roman"/>
          <w:b w:val="0"/>
          <w:bCs w:val="0"/>
          <w:color w:val="auto"/>
          <w:sz w:val="24"/>
          <w:szCs w:val="24"/>
        </w:rPr>
        <w:t>6</w:t>
      </w:r>
      <w:r w:rsidRPr="009905F2">
        <w:rPr>
          <w:rFonts w:ascii="Times New Roman" w:eastAsiaTheme="minorEastAsia" w:hAnsi="Times New Roman" w:cs="Times New Roman"/>
          <w:b w:val="0"/>
          <w:bCs w:val="0"/>
          <w:color w:val="auto"/>
          <w:sz w:val="24"/>
          <w:szCs w:val="24"/>
        </w:rPr>
        <w:t xml:space="preserve"> compares the performance of the </w:t>
      </w:r>
      <w:r w:rsidR="001B6C97">
        <w:rPr>
          <w:rFonts w:ascii="Times New Roman" w:eastAsiaTheme="minorEastAsia" w:hAnsi="Times New Roman" w:cs="Times New Roman"/>
          <w:b w:val="0"/>
          <w:bCs w:val="0"/>
          <w:color w:val="auto"/>
          <w:sz w:val="24"/>
          <w:szCs w:val="24"/>
        </w:rPr>
        <w:t>Volt</w:t>
      </w:r>
      <w:r w:rsidRPr="009905F2">
        <w:rPr>
          <w:rFonts w:ascii="Times New Roman" w:eastAsiaTheme="minorEastAsia" w:hAnsi="Times New Roman" w:cs="Times New Roman"/>
          <w:b w:val="0"/>
          <w:bCs w:val="0"/>
          <w:color w:val="auto"/>
          <w:sz w:val="24"/>
          <w:szCs w:val="24"/>
        </w:rPr>
        <w:t xml:space="preserve"> under different driving routes of similar length and </w:t>
      </w:r>
      <w:r w:rsidR="001B6C97">
        <w:rPr>
          <w:rFonts w:ascii="Times New Roman" w:eastAsiaTheme="minorEastAsia" w:hAnsi="Times New Roman" w:cs="Times New Roman"/>
          <w:b w:val="0"/>
          <w:bCs w:val="0"/>
          <w:color w:val="auto"/>
          <w:sz w:val="24"/>
          <w:szCs w:val="24"/>
        </w:rPr>
        <w:t xml:space="preserve">with </w:t>
      </w:r>
      <w:r w:rsidRPr="009905F2">
        <w:rPr>
          <w:rFonts w:ascii="Times New Roman" w:eastAsiaTheme="minorEastAsia" w:hAnsi="Times New Roman" w:cs="Times New Roman"/>
          <w:b w:val="0"/>
          <w:bCs w:val="0"/>
          <w:color w:val="auto"/>
          <w:sz w:val="24"/>
          <w:szCs w:val="24"/>
        </w:rPr>
        <w:t xml:space="preserve">different drivers. For </w:t>
      </w:r>
      <w:r w:rsidR="001B6C97">
        <w:rPr>
          <w:rFonts w:ascii="Times New Roman" w:eastAsiaTheme="minorEastAsia" w:hAnsi="Times New Roman" w:cs="Times New Roman"/>
          <w:b w:val="0"/>
          <w:bCs w:val="0"/>
          <w:color w:val="auto"/>
          <w:sz w:val="24"/>
          <w:szCs w:val="24"/>
        </w:rPr>
        <w:t>‘</w:t>
      </w:r>
      <w:r w:rsidRPr="009905F2">
        <w:rPr>
          <w:rFonts w:ascii="Times New Roman" w:eastAsiaTheme="minorEastAsia" w:hAnsi="Times New Roman" w:cs="Times New Roman"/>
          <w:b w:val="0"/>
          <w:bCs w:val="0"/>
          <w:color w:val="auto"/>
          <w:sz w:val="24"/>
          <w:szCs w:val="24"/>
        </w:rPr>
        <w:t>city</w:t>
      </w:r>
      <w:r w:rsidR="001B6C97">
        <w:rPr>
          <w:rFonts w:ascii="Times New Roman" w:eastAsiaTheme="minorEastAsia" w:hAnsi="Times New Roman" w:cs="Times New Roman"/>
          <w:b w:val="0"/>
          <w:bCs w:val="0"/>
          <w:color w:val="auto"/>
          <w:sz w:val="24"/>
          <w:szCs w:val="24"/>
        </w:rPr>
        <w:t>’</w:t>
      </w:r>
      <w:r w:rsidRPr="009905F2">
        <w:rPr>
          <w:rFonts w:ascii="Times New Roman" w:eastAsiaTheme="minorEastAsia" w:hAnsi="Times New Roman" w:cs="Times New Roman"/>
          <w:b w:val="0"/>
          <w:bCs w:val="0"/>
          <w:color w:val="auto"/>
          <w:sz w:val="24"/>
          <w:szCs w:val="24"/>
        </w:rPr>
        <w:t xml:space="preserve"> peak driving, either with A/C on or off, the differences between the trials were less than 4%, suggesting that any differences in length of routes, driver behaviour</w:t>
      </w:r>
      <w:r w:rsidR="001B6C97">
        <w:rPr>
          <w:rFonts w:ascii="Times New Roman" w:eastAsiaTheme="minorEastAsia" w:hAnsi="Times New Roman" w:cs="Times New Roman"/>
          <w:b w:val="0"/>
          <w:bCs w:val="0"/>
          <w:color w:val="auto"/>
          <w:sz w:val="24"/>
          <w:szCs w:val="24"/>
        </w:rPr>
        <w:t>,</w:t>
      </w:r>
      <w:r w:rsidRPr="009905F2">
        <w:rPr>
          <w:rFonts w:ascii="Times New Roman" w:eastAsiaTheme="minorEastAsia" w:hAnsi="Times New Roman" w:cs="Times New Roman"/>
          <w:b w:val="0"/>
          <w:bCs w:val="0"/>
          <w:color w:val="auto"/>
          <w:sz w:val="24"/>
          <w:szCs w:val="24"/>
        </w:rPr>
        <w:t xml:space="preserve"> or comfort control settings, were not critical factors under </w:t>
      </w:r>
      <w:r>
        <w:rPr>
          <w:rFonts w:ascii="Times New Roman" w:eastAsiaTheme="minorEastAsia" w:hAnsi="Times New Roman" w:cs="Times New Roman"/>
          <w:b w:val="0"/>
          <w:bCs w:val="0"/>
          <w:color w:val="auto"/>
          <w:sz w:val="24"/>
          <w:szCs w:val="24"/>
        </w:rPr>
        <w:t>D</w:t>
      </w:r>
      <w:r w:rsidRPr="009905F2">
        <w:rPr>
          <w:rFonts w:ascii="Times New Roman" w:eastAsiaTheme="minorEastAsia" w:hAnsi="Times New Roman" w:cs="Times New Roman"/>
          <w:b w:val="0"/>
          <w:bCs w:val="0"/>
          <w:color w:val="auto"/>
          <w:sz w:val="24"/>
          <w:szCs w:val="24"/>
        </w:rPr>
        <w:t xml:space="preserve"> mode. Greater variation was observed when driving in different modes </w:t>
      </w:r>
      <w:r w:rsidR="001B6C97">
        <w:rPr>
          <w:rFonts w:ascii="Times New Roman" w:eastAsiaTheme="minorEastAsia" w:hAnsi="Times New Roman" w:cs="Times New Roman"/>
          <w:b w:val="0"/>
          <w:bCs w:val="0"/>
          <w:color w:val="auto"/>
          <w:sz w:val="24"/>
          <w:szCs w:val="24"/>
        </w:rPr>
        <w:t>in Assessment 1,</w:t>
      </w:r>
      <w:r w:rsidRPr="009905F2">
        <w:rPr>
          <w:rFonts w:ascii="Times New Roman" w:eastAsiaTheme="minorEastAsia" w:hAnsi="Times New Roman" w:cs="Times New Roman"/>
          <w:b w:val="0"/>
          <w:bCs w:val="0"/>
          <w:color w:val="auto"/>
          <w:sz w:val="24"/>
          <w:szCs w:val="24"/>
        </w:rPr>
        <w:t xml:space="preserve"> using around</w:t>
      </w:r>
      <w:r>
        <w:rPr>
          <w:rFonts w:ascii="Times New Roman" w:eastAsiaTheme="minorEastAsia" w:hAnsi="Times New Roman" w:cs="Times New Roman"/>
          <w:b w:val="0"/>
          <w:bCs w:val="0"/>
          <w:color w:val="auto"/>
          <w:sz w:val="24"/>
          <w:szCs w:val="24"/>
        </w:rPr>
        <w:t xml:space="preserve"> </w:t>
      </w:r>
      <w:r w:rsidRPr="009905F2">
        <w:rPr>
          <w:rFonts w:ascii="Times New Roman" w:eastAsiaTheme="minorEastAsia" w:hAnsi="Times New Roman" w:cs="Times New Roman"/>
          <w:b w:val="0"/>
          <w:bCs w:val="0"/>
          <w:color w:val="auto"/>
          <w:sz w:val="24"/>
          <w:szCs w:val="24"/>
        </w:rPr>
        <w:t xml:space="preserve">15% and 20% </w:t>
      </w:r>
      <w:r w:rsidR="001B6C97">
        <w:rPr>
          <w:rFonts w:ascii="Times New Roman" w:eastAsiaTheme="minorEastAsia" w:hAnsi="Times New Roman" w:cs="Times New Roman"/>
          <w:b w:val="0"/>
          <w:bCs w:val="0"/>
          <w:color w:val="auto"/>
          <w:sz w:val="24"/>
          <w:szCs w:val="24"/>
        </w:rPr>
        <w:t xml:space="preserve">of the total energy consumption </w:t>
      </w:r>
      <w:r w:rsidRPr="009905F2">
        <w:rPr>
          <w:rFonts w:ascii="Times New Roman" w:eastAsiaTheme="minorEastAsia" w:hAnsi="Times New Roman" w:cs="Times New Roman"/>
          <w:b w:val="0"/>
          <w:bCs w:val="0"/>
          <w:color w:val="auto"/>
          <w:sz w:val="24"/>
          <w:szCs w:val="24"/>
        </w:rPr>
        <w:t>for the Sports and L</w:t>
      </w:r>
      <w:r>
        <w:rPr>
          <w:rFonts w:ascii="Times New Roman" w:eastAsiaTheme="minorEastAsia" w:hAnsi="Times New Roman" w:cs="Times New Roman"/>
          <w:b w:val="0"/>
          <w:bCs w:val="0"/>
          <w:color w:val="auto"/>
          <w:sz w:val="24"/>
          <w:szCs w:val="24"/>
        </w:rPr>
        <w:t xml:space="preserve"> </w:t>
      </w:r>
      <w:r w:rsidRPr="009905F2">
        <w:rPr>
          <w:rFonts w:ascii="Times New Roman" w:eastAsiaTheme="minorEastAsia" w:hAnsi="Times New Roman" w:cs="Times New Roman"/>
          <w:b w:val="0"/>
          <w:bCs w:val="0"/>
          <w:color w:val="auto"/>
          <w:sz w:val="24"/>
          <w:szCs w:val="24"/>
        </w:rPr>
        <w:t xml:space="preserve">modes, respectively. Differing driver behaviour is likely to be a </w:t>
      </w:r>
      <w:r w:rsidR="001B6C97">
        <w:rPr>
          <w:rFonts w:ascii="Times New Roman" w:eastAsiaTheme="minorEastAsia" w:hAnsi="Times New Roman" w:cs="Times New Roman"/>
          <w:b w:val="0"/>
          <w:bCs w:val="0"/>
          <w:color w:val="auto"/>
          <w:sz w:val="24"/>
          <w:szCs w:val="24"/>
        </w:rPr>
        <w:t xml:space="preserve">major </w:t>
      </w:r>
      <w:r w:rsidRPr="009905F2">
        <w:rPr>
          <w:rFonts w:ascii="Times New Roman" w:eastAsiaTheme="minorEastAsia" w:hAnsi="Times New Roman" w:cs="Times New Roman"/>
          <w:b w:val="0"/>
          <w:bCs w:val="0"/>
          <w:color w:val="auto"/>
          <w:sz w:val="24"/>
          <w:szCs w:val="24"/>
        </w:rPr>
        <w:t xml:space="preserve">factor in the different </w:t>
      </w:r>
      <w:r w:rsidR="001B6C97">
        <w:rPr>
          <w:rFonts w:ascii="Times New Roman" w:eastAsiaTheme="minorEastAsia" w:hAnsi="Times New Roman" w:cs="Times New Roman"/>
          <w:b w:val="0"/>
          <w:bCs w:val="0"/>
          <w:color w:val="auto"/>
          <w:sz w:val="24"/>
          <w:szCs w:val="24"/>
        </w:rPr>
        <w:t xml:space="preserve">Volt </w:t>
      </w:r>
      <w:r w:rsidRPr="009905F2">
        <w:rPr>
          <w:rFonts w:ascii="Times New Roman" w:eastAsiaTheme="minorEastAsia" w:hAnsi="Times New Roman" w:cs="Times New Roman"/>
          <w:b w:val="0"/>
          <w:bCs w:val="0"/>
          <w:color w:val="auto"/>
          <w:sz w:val="24"/>
          <w:szCs w:val="24"/>
        </w:rPr>
        <w:t xml:space="preserve">mode </w:t>
      </w:r>
      <w:r w:rsidR="001B6C97">
        <w:rPr>
          <w:rFonts w:ascii="Times New Roman" w:eastAsiaTheme="minorEastAsia" w:hAnsi="Times New Roman" w:cs="Times New Roman"/>
          <w:b w:val="0"/>
          <w:bCs w:val="0"/>
          <w:color w:val="auto"/>
          <w:sz w:val="24"/>
          <w:szCs w:val="24"/>
        </w:rPr>
        <w:t xml:space="preserve">test </w:t>
      </w:r>
      <w:r w:rsidRPr="009905F2">
        <w:rPr>
          <w:rFonts w:ascii="Times New Roman" w:eastAsiaTheme="minorEastAsia" w:hAnsi="Times New Roman" w:cs="Times New Roman"/>
          <w:b w:val="0"/>
          <w:bCs w:val="0"/>
          <w:color w:val="auto"/>
          <w:sz w:val="24"/>
          <w:szCs w:val="24"/>
        </w:rPr>
        <w:t xml:space="preserve">results for </w:t>
      </w:r>
      <w:r w:rsidR="001B6C97">
        <w:rPr>
          <w:rFonts w:ascii="Times New Roman" w:eastAsiaTheme="minorEastAsia" w:hAnsi="Times New Roman" w:cs="Times New Roman"/>
          <w:b w:val="0"/>
          <w:bCs w:val="0"/>
          <w:color w:val="auto"/>
          <w:sz w:val="24"/>
          <w:szCs w:val="24"/>
        </w:rPr>
        <w:t>Assessment 1 and 2</w:t>
      </w:r>
      <w:r w:rsidRPr="009905F2">
        <w:rPr>
          <w:rFonts w:ascii="Times New Roman" w:eastAsiaTheme="minorEastAsia" w:hAnsi="Times New Roman" w:cs="Times New Roman"/>
          <w:b w:val="0"/>
          <w:bCs w:val="0"/>
          <w:color w:val="auto"/>
          <w:sz w:val="24"/>
          <w:szCs w:val="24"/>
        </w:rPr>
        <w:t xml:space="preserve">. </w:t>
      </w:r>
      <w:r w:rsidR="00CE6DB6">
        <w:rPr>
          <w:rFonts w:ascii="Times New Roman" w:eastAsiaTheme="minorEastAsia" w:hAnsi="Times New Roman" w:cs="Times New Roman"/>
          <w:b w:val="0"/>
          <w:bCs w:val="0"/>
          <w:color w:val="auto"/>
          <w:sz w:val="24"/>
          <w:szCs w:val="24"/>
        </w:rPr>
        <w:t xml:space="preserve">An interesting result was the Volt </w:t>
      </w:r>
      <w:r w:rsidRPr="009905F2">
        <w:rPr>
          <w:rFonts w:ascii="Times New Roman" w:eastAsiaTheme="minorEastAsia" w:hAnsi="Times New Roman" w:cs="Times New Roman"/>
          <w:b w:val="0"/>
          <w:bCs w:val="0"/>
          <w:color w:val="auto"/>
          <w:sz w:val="24"/>
          <w:szCs w:val="24"/>
        </w:rPr>
        <w:t xml:space="preserve">L mode </w:t>
      </w:r>
      <w:r w:rsidR="001B6C97">
        <w:rPr>
          <w:rFonts w:ascii="Times New Roman" w:eastAsiaTheme="minorEastAsia" w:hAnsi="Times New Roman" w:cs="Times New Roman"/>
          <w:b w:val="0"/>
          <w:bCs w:val="0"/>
          <w:color w:val="auto"/>
          <w:sz w:val="24"/>
          <w:szCs w:val="24"/>
        </w:rPr>
        <w:t xml:space="preserve">was found to </w:t>
      </w:r>
      <w:r w:rsidR="00CE6DB6" w:rsidRPr="009905F2">
        <w:rPr>
          <w:rFonts w:ascii="Times New Roman" w:eastAsiaTheme="minorEastAsia" w:hAnsi="Times New Roman" w:cs="Times New Roman"/>
          <w:b w:val="0"/>
          <w:bCs w:val="0"/>
          <w:color w:val="auto"/>
          <w:sz w:val="24"/>
          <w:szCs w:val="24"/>
        </w:rPr>
        <w:t xml:space="preserve">not </w:t>
      </w:r>
      <w:r w:rsidR="00CE6DB6">
        <w:rPr>
          <w:rFonts w:ascii="Times New Roman" w:eastAsiaTheme="minorEastAsia" w:hAnsi="Times New Roman" w:cs="Times New Roman"/>
          <w:b w:val="0"/>
          <w:bCs w:val="0"/>
          <w:color w:val="auto"/>
          <w:sz w:val="24"/>
          <w:szCs w:val="24"/>
        </w:rPr>
        <w:t xml:space="preserve">reduce driving energy consumption in both Assessment 1 and 2 results </w:t>
      </w:r>
      <w:r w:rsidR="00CE6DB6" w:rsidRPr="009905F2">
        <w:rPr>
          <w:rFonts w:ascii="Times New Roman" w:eastAsiaTheme="minorEastAsia" w:hAnsi="Times New Roman" w:cs="Times New Roman"/>
          <w:b w:val="0"/>
          <w:bCs w:val="0"/>
          <w:color w:val="auto"/>
          <w:sz w:val="24"/>
          <w:szCs w:val="24"/>
        </w:rPr>
        <w:t xml:space="preserve">as </w:t>
      </w:r>
      <w:r w:rsidR="00CE6DB6">
        <w:rPr>
          <w:rFonts w:ascii="Times New Roman" w:eastAsiaTheme="minorEastAsia" w:hAnsi="Times New Roman" w:cs="Times New Roman"/>
          <w:b w:val="0"/>
          <w:bCs w:val="0"/>
          <w:color w:val="auto"/>
          <w:sz w:val="24"/>
          <w:szCs w:val="24"/>
        </w:rPr>
        <w:t xml:space="preserve">would be </w:t>
      </w:r>
      <w:r w:rsidR="00CE6DB6" w:rsidRPr="009905F2">
        <w:rPr>
          <w:rFonts w:ascii="Times New Roman" w:eastAsiaTheme="minorEastAsia" w:hAnsi="Times New Roman" w:cs="Times New Roman"/>
          <w:b w:val="0"/>
          <w:bCs w:val="0"/>
          <w:color w:val="auto"/>
          <w:sz w:val="24"/>
          <w:szCs w:val="24"/>
        </w:rPr>
        <w:t>expected</w:t>
      </w:r>
      <w:r w:rsidR="00CE6DB6">
        <w:rPr>
          <w:rFonts w:ascii="Times New Roman" w:eastAsiaTheme="minorEastAsia" w:hAnsi="Times New Roman" w:cs="Times New Roman"/>
          <w:b w:val="0"/>
          <w:bCs w:val="0"/>
          <w:color w:val="auto"/>
          <w:sz w:val="24"/>
          <w:szCs w:val="24"/>
        </w:rPr>
        <w:t xml:space="preserve">, and will require further </w:t>
      </w:r>
      <w:r w:rsidRPr="009905F2">
        <w:rPr>
          <w:rFonts w:ascii="Times New Roman" w:eastAsiaTheme="minorEastAsia" w:hAnsi="Times New Roman" w:cs="Times New Roman"/>
          <w:b w:val="0"/>
          <w:bCs w:val="0"/>
          <w:color w:val="auto"/>
          <w:sz w:val="24"/>
          <w:szCs w:val="24"/>
        </w:rPr>
        <w:t xml:space="preserve">investigation. The results show the greatest difference between the trials occurred for the </w:t>
      </w:r>
      <w:r w:rsidR="00ED528B">
        <w:rPr>
          <w:rFonts w:ascii="Times New Roman" w:eastAsiaTheme="minorEastAsia" w:hAnsi="Times New Roman" w:cs="Times New Roman"/>
          <w:b w:val="0"/>
          <w:bCs w:val="0"/>
          <w:color w:val="auto"/>
          <w:sz w:val="24"/>
          <w:szCs w:val="24"/>
        </w:rPr>
        <w:t>‘</w:t>
      </w:r>
      <w:r w:rsidRPr="009905F2">
        <w:rPr>
          <w:rFonts w:ascii="Times New Roman" w:eastAsiaTheme="minorEastAsia" w:hAnsi="Times New Roman" w:cs="Times New Roman"/>
          <w:b w:val="0"/>
          <w:bCs w:val="0"/>
          <w:color w:val="auto"/>
          <w:sz w:val="24"/>
          <w:szCs w:val="24"/>
        </w:rPr>
        <w:t>highway</w:t>
      </w:r>
      <w:r w:rsidR="00ED528B">
        <w:rPr>
          <w:rFonts w:ascii="Times New Roman" w:eastAsiaTheme="minorEastAsia" w:hAnsi="Times New Roman" w:cs="Times New Roman"/>
          <w:b w:val="0"/>
          <w:bCs w:val="0"/>
          <w:color w:val="auto"/>
          <w:sz w:val="24"/>
          <w:szCs w:val="24"/>
        </w:rPr>
        <w:t>’</w:t>
      </w:r>
      <w:r w:rsidRPr="009905F2">
        <w:rPr>
          <w:rFonts w:ascii="Times New Roman" w:eastAsiaTheme="minorEastAsia" w:hAnsi="Times New Roman" w:cs="Times New Roman"/>
          <w:b w:val="0"/>
          <w:bCs w:val="0"/>
          <w:color w:val="auto"/>
          <w:sz w:val="24"/>
          <w:szCs w:val="24"/>
        </w:rPr>
        <w:t xml:space="preserve"> tests (28% difference) and the passenger load tests (32% difference). In the </w:t>
      </w:r>
      <w:r w:rsidR="00ED528B">
        <w:rPr>
          <w:rFonts w:ascii="Times New Roman" w:eastAsiaTheme="minorEastAsia" w:hAnsi="Times New Roman" w:cs="Times New Roman"/>
          <w:b w:val="0"/>
          <w:bCs w:val="0"/>
          <w:color w:val="auto"/>
          <w:sz w:val="24"/>
          <w:szCs w:val="24"/>
        </w:rPr>
        <w:t>‘</w:t>
      </w:r>
      <w:r w:rsidRPr="009905F2">
        <w:rPr>
          <w:rFonts w:ascii="Times New Roman" w:eastAsiaTheme="minorEastAsia" w:hAnsi="Times New Roman" w:cs="Times New Roman"/>
          <w:b w:val="0"/>
          <w:bCs w:val="0"/>
          <w:color w:val="auto"/>
          <w:sz w:val="24"/>
          <w:szCs w:val="24"/>
        </w:rPr>
        <w:t>highway</w:t>
      </w:r>
      <w:r w:rsidR="00ED528B">
        <w:rPr>
          <w:rFonts w:ascii="Times New Roman" w:eastAsiaTheme="minorEastAsia" w:hAnsi="Times New Roman" w:cs="Times New Roman"/>
          <w:b w:val="0"/>
          <w:bCs w:val="0"/>
          <w:color w:val="auto"/>
          <w:sz w:val="24"/>
          <w:szCs w:val="24"/>
        </w:rPr>
        <w:t>’</w:t>
      </w:r>
      <w:r w:rsidRPr="009905F2">
        <w:rPr>
          <w:rFonts w:ascii="Times New Roman" w:eastAsiaTheme="minorEastAsia" w:hAnsi="Times New Roman" w:cs="Times New Roman"/>
          <w:b w:val="0"/>
          <w:bCs w:val="0"/>
          <w:color w:val="auto"/>
          <w:sz w:val="24"/>
          <w:szCs w:val="24"/>
        </w:rPr>
        <w:t xml:space="preserve"> tests both </w:t>
      </w:r>
      <w:r>
        <w:rPr>
          <w:rFonts w:ascii="Times New Roman" w:eastAsiaTheme="minorEastAsia" w:hAnsi="Times New Roman" w:cs="Times New Roman"/>
          <w:b w:val="0"/>
          <w:bCs w:val="0"/>
          <w:color w:val="auto"/>
          <w:sz w:val="24"/>
          <w:szCs w:val="24"/>
        </w:rPr>
        <w:t>trials</w:t>
      </w:r>
      <w:r w:rsidRPr="009905F2">
        <w:rPr>
          <w:rFonts w:ascii="Times New Roman" w:eastAsiaTheme="minorEastAsia" w:hAnsi="Times New Roman" w:cs="Times New Roman"/>
          <w:b w:val="0"/>
          <w:bCs w:val="0"/>
          <w:color w:val="auto"/>
          <w:sz w:val="24"/>
          <w:szCs w:val="24"/>
        </w:rPr>
        <w:t xml:space="preserve"> used similar length sections of the </w:t>
      </w:r>
      <w:proofErr w:type="spellStart"/>
      <w:r w:rsidRPr="009905F2">
        <w:rPr>
          <w:rFonts w:ascii="Times New Roman" w:eastAsiaTheme="minorEastAsia" w:hAnsi="Times New Roman" w:cs="Times New Roman"/>
          <w:b w:val="0"/>
          <w:bCs w:val="0"/>
          <w:color w:val="auto"/>
          <w:sz w:val="24"/>
          <w:szCs w:val="24"/>
        </w:rPr>
        <w:t>Kwinana</w:t>
      </w:r>
      <w:proofErr w:type="spellEnd"/>
      <w:r w:rsidRPr="009905F2">
        <w:rPr>
          <w:rFonts w:ascii="Times New Roman" w:eastAsiaTheme="minorEastAsia" w:hAnsi="Times New Roman" w:cs="Times New Roman"/>
          <w:b w:val="0"/>
          <w:bCs w:val="0"/>
          <w:color w:val="auto"/>
          <w:sz w:val="24"/>
          <w:szCs w:val="24"/>
        </w:rPr>
        <w:t xml:space="preserve"> Freeway; however</w:t>
      </w:r>
      <w:r w:rsidR="00CE6DB6">
        <w:rPr>
          <w:rFonts w:ascii="Times New Roman" w:eastAsiaTheme="minorEastAsia" w:hAnsi="Times New Roman" w:cs="Times New Roman"/>
          <w:b w:val="0"/>
          <w:bCs w:val="0"/>
          <w:color w:val="auto"/>
          <w:sz w:val="24"/>
          <w:szCs w:val="24"/>
        </w:rPr>
        <w:t>,</w:t>
      </w:r>
      <w:r w:rsidRPr="009905F2">
        <w:rPr>
          <w:rFonts w:ascii="Times New Roman" w:eastAsiaTheme="minorEastAsia" w:hAnsi="Times New Roman" w:cs="Times New Roman"/>
          <w:b w:val="0"/>
          <w:bCs w:val="0"/>
          <w:color w:val="auto"/>
          <w:sz w:val="24"/>
          <w:szCs w:val="24"/>
        </w:rPr>
        <w:t xml:space="preserve"> </w:t>
      </w:r>
      <w:r w:rsidR="00CE6DB6">
        <w:rPr>
          <w:rFonts w:ascii="Times New Roman" w:eastAsiaTheme="minorEastAsia" w:hAnsi="Times New Roman" w:cs="Times New Roman"/>
          <w:b w:val="0"/>
          <w:bCs w:val="0"/>
          <w:color w:val="auto"/>
          <w:sz w:val="24"/>
          <w:szCs w:val="24"/>
        </w:rPr>
        <w:t xml:space="preserve">the </w:t>
      </w:r>
      <w:r>
        <w:rPr>
          <w:rFonts w:ascii="Times New Roman" w:eastAsiaTheme="minorEastAsia" w:hAnsi="Times New Roman" w:cs="Times New Roman"/>
          <w:b w:val="0"/>
          <w:bCs w:val="0"/>
          <w:color w:val="auto"/>
          <w:sz w:val="24"/>
          <w:szCs w:val="24"/>
        </w:rPr>
        <w:t>driver in Assessment 1</w:t>
      </w:r>
      <w:r w:rsidRPr="009905F2">
        <w:rPr>
          <w:rFonts w:ascii="Times New Roman" w:eastAsiaTheme="minorEastAsia" w:hAnsi="Times New Roman" w:cs="Times New Roman"/>
          <w:b w:val="0"/>
          <w:bCs w:val="0"/>
          <w:color w:val="auto"/>
          <w:sz w:val="24"/>
          <w:szCs w:val="24"/>
        </w:rPr>
        <w:t xml:space="preserve"> </w:t>
      </w:r>
      <w:r w:rsidR="00CE6DB6">
        <w:rPr>
          <w:rFonts w:ascii="Times New Roman" w:eastAsiaTheme="minorEastAsia" w:hAnsi="Times New Roman" w:cs="Times New Roman"/>
          <w:b w:val="0"/>
          <w:bCs w:val="0"/>
          <w:color w:val="auto"/>
          <w:sz w:val="24"/>
          <w:szCs w:val="24"/>
        </w:rPr>
        <w:t xml:space="preserve">achieved the lower energy consumption while </w:t>
      </w:r>
      <w:r w:rsidRPr="009905F2">
        <w:rPr>
          <w:rFonts w:ascii="Times New Roman" w:eastAsiaTheme="minorEastAsia" w:hAnsi="Times New Roman" w:cs="Times New Roman"/>
          <w:b w:val="0"/>
          <w:bCs w:val="0"/>
          <w:color w:val="auto"/>
          <w:sz w:val="24"/>
          <w:szCs w:val="24"/>
        </w:rPr>
        <w:t>us</w:t>
      </w:r>
      <w:r w:rsidR="00CE6DB6">
        <w:rPr>
          <w:rFonts w:ascii="Times New Roman" w:eastAsiaTheme="minorEastAsia" w:hAnsi="Times New Roman" w:cs="Times New Roman"/>
          <w:b w:val="0"/>
          <w:bCs w:val="0"/>
          <w:color w:val="auto"/>
          <w:sz w:val="24"/>
          <w:szCs w:val="24"/>
        </w:rPr>
        <w:t>ing</w:t>
      </w:r>
      <w:r w:rsidRPr="009905F2">
        <w:rPr>
          <w:rFonts w:ascii="Times New Roman" w:eastAsiaTheme="minorEastAsia" w:hAnsi="Times New Roman" w:cs="Times New Roman"/>
          <w:b w:val="0"/>
          <w:bCs w:val="0"/>
          <w:color w:val="auto"/>
          <w:sz w:val="24"/>
          <w:szCs w:val="24"/>
        </w:rPr>
        <w:t xml:space="preserve"> a busier section of the </w:t>
      </w:r>
      <w:proofErr w:type="spellStart"/>
      <w:r w:rsidR="00ED528B">
        <w:rPr>
          <w:rFonts w:ascii="Times New Roman" w:eastAsiaTheme="minorEastAsia" w:hAnsi="Times New Roman" w:cs="Times New Roman"/>
          <w:b w:val="0"/>
          <w:bCs w:val="0"/>
          <w:color w:val="auto"/>
          <w:sz w:val="24"/>
          <w:szCs w:val="24"/>
        </w:rPr>
        <w:t>Kwinana</w:t>
      </w:r>
      <w:proofErr w:type="spellEnd"/>
      <w:r w:rsidR="00ED528B">
        <w:rPr>
          <w:rFonts w:ascii="Times New Roman" w:eastAsiaTheme="minorEastAsia" w:hAnsi="Times New Roman" w:cs="Times New Roman"/>
          <w:b w:val="0"/>
          <w:bCs w:val="0"/>
          <w:color w:val="auto"/>
          <w:sz w:val="24"/>
          <w:szCs w:val="24"/>
        </w:rPr>
        <w:t xml:space="preserve"> </w:t>
      </w:r>
      <w:r w:rsidRPr="009905F2">
        <w:rPr>
          <w:rFonts w:ascii="Times New Roman" w:eastAsiaTheme="minorEastAsia" w:hAnsi="Times New Roman" w:cs="Times New Roman"/>
          <w:b w:val="0"/>
          <w:bCs w:val="0"/>
          <w:color w:val="auto"/>
          <w:sz w:val="24"/>
          <w:szCs w:val="24"/>
        </w:rPr>
        <w:t>Freeway</w:t>
      </w:r>
      <w:r>
        <w:rPr>
          <w:rFonts w:ascii="Times New Roman" w:eastAsiaTheme="minorEastAsia" w:hAnsi="Times New Roman" w:cs="Times New Roman"/>
          <w:b w:val="0"/>
          <w:bCs w:val="0"/>
          <w:color w:val="auto"/>
          <w:sz w:val="24"/>
          <w:szCs w:val="24"/>
        </w:rPr>
        <w:t xml:space="preserve">, </w:t>
      </w:r>
      <w:r w:rsidRPr="009905F2">
        <w:rPr>
          <w:rFonts w:ascii="Times New Roman" w:eastAsiaTheme="minorEastAsia" w:hAnsi="Times New Roman" w:cs="Times New Roman"/>
          <w:b w:val="0"/>
          <w:bCs w:val="0"/>
          <w:color w:val="auto"/>
          <w:sz w:val="24"/>
          <w:szCs w:val="24"/>
        </w:rPr>
        <w:t>includ</w:t>
      </w:r>
      <w:r>
        <w:rPr>
          <w:rFonts w:ascii="Times New Roman" w:eastAsiaTheme="minorEastAsia" w:hAnsi="Times New Roman" w:cs="Times New Roman"/>
          <w:b w:val="0"/>
          <w:bCs w:val="0"/>
          <w:color w:val="auto"/>
          <w:sz w:val="24"/>
          <w:szCs w:val="24"/>
        </w:rPr>
        <w:t>ing</w:t>
      </w:r>
      <w:r w:rsidRPr="009905F2">
        <w:rPr>
          <w:rFonts w:ascii="Times New Roman" w:eastAsiaTheme="minorEastAsia" w:hAnsi="Times New Roman" w:cs="Times New Roman"/>
          <w:b w:val="0"/>
          <w:bCs w:val="0"/>
          <w:color w:val="auto"/>
          <w:sz w:val="24"/>
          <w:szCs w:val="24"/>
        </w:rPr>
        <w:t xml:space="preserve"> a section with a speed limit decrease from 100k</w:t>
      </w:r>
      <w:r>
        <w:rPr>
          <w:rFonts w:ascii="Times New Roman" w:eastAsiaTheme="minorEastAsia" w:hAnsi="Times New Roman" w:cs="Times New Roman"/>
          <w:b w:val="0"/>
          <w:bCs w:val="0"/>
          <w:color w:val="auto"/>
          <w:sz w:val="24"/>
          <w:szCs w:val="24"/>
        </w:rPr>
        <w:t>m/</w:t>
      </w:r>
      <w:r w:rsidRPr="009905F2">
        <w:rPr>
          <w:rFonts w:ascii="Times New Roman" w:eastAsiaTheme="minorEastAsia" w:hAnsi="Times New Roman" w:cs="Times New Roman"/>
          <w:b w:val="0"/>
          <w:bCs w:val="0"/>
          <w:color w:val="auto"/>
          <w:sz w:val="24"/>
          <w:szCs w:val="24"/>
        </w:rPr>
        <w:t>h to 80k</w:t>
      </w:r>
      <w:r>
        <w:rPr>
          <w:rFonts w:ascii="Times New Roman" w:eastAsiaTheme="minorEastAsia" w:hAnsi="Times New Roman" w:cs="Times New Roman"/>
          <w:b w:val="0"/>
          <w:bCs w:val="0"/>
          <w:color w:val="auto"/>
          <w:sz w:val="24"/>
          <w:szCs w:val="24"/>
        </w:rPr>
        <w:t>m/</w:t>
      </w:r>
      <w:r w:rsidRPr="009905F2">
        <w:rPr>
          <w:rFonts w:ascii="Times New Roman" w:eastAsiaTheme="minorEastAsia" w:hAnsi="Times New Roman" w:cs="Times New Roman"/>
          <w:b w:val="0"/>
          <w:bCs w:val="0"/>
          <w:color w:val="auto"/>
          <w:sz w:val="24"/>
          <w:szCs w:val="24"/>
        </w:rPr>
        <w:t xml:space="preserve">h. It is possible that more energy was recovered through regenerative braking for </w:t>
      </w:r>
      <w:r w:rsidR="00CE6DB6">
        <w:rPr>
          <w:rFonts w:ascii="Times New Roman" w:eastAsiaTheme="minorEastAsia" w:hAnsi="Times New Roman" w:cs="Times New Roman"/>
          <w:b w:val="0"/>
          <w:bCs w:val="0"/>
          <w:color w:val="auto"/>
          <w:sz w:val="24"/>
          <w:szCs w:val="24"/>
        </w:rPr>
        <w:t>Assessment 1 ‘h</w:t>
      </w:r>
      <w:r w:rsidRPr="009905F2">
        <w:rPr>
          <w:rFonts w:ascii="Times New Roman" w:eastAsiaTheme="minorEastAsia" w:hAnsi="Times New Roman" w:cs="Times New Roman"/>
          <w:b w:val="0"/>
          <w:bCs w:val="0"/>
          <w:color w:val="auto"/>
          <w:sz w:val="24"/>
          <w:szCs w:val="24"/>
        </w:rPr>
        <w:t>ighway</w:t>
      </w:r>
      <w:r w:rsidR="00CE6DB6">
        <w:rPr>
          <w:rFonts w:ascii="Times New Roman" w:eastAsiaTheme="minorEastAsia" w:hAnsi="Times New Roman" w:cs="Times New Roman"/>
          <w:b w:val="0"/>
          <w:bCs w:val="0"/>
          <w:color w:val="auto"/>
          <w:sz w:val="24"/>
          <w:szCs w:val="24"/>
        </w:rPr>
        <w:t>’</w:t>
      </w:r>
      <w:r w:rsidRPr="009905F2">
        <w:rPr>
          <w:rFonts w:ascii="Times New Roman" w:eastAsiaTheme="minorEastAsia" w:hAnsi="Times New Roman" w:cs="Times New Roman"/>
          <w:b w:val="0"/>
          <w:bCs w:val="0"/>
          <w:color w:val="auto"/>
          <w:sz w:val="24"/>
          <w:szCs w:val="24"/>
        </w:rPr>
        <w:t xml:space="preserve"> test. In terms of passenger load, </w:t>
      </w:r>
      <w:r>
        <w:rPr>
          <w:rFonts w:ascii="Times New Roman" w:eastAsiaTheme="minorEastAsia" w:hAnsi="Times New Roman" w:cs="Times New Roman"/>
          <w:b w:val="0"/>
          <w:bCs w:val="0"/>
          <w:color w:val="auto"/>
          <w:sz w:val="24"/>
          <w:szCs w:val="24"/>
        </w:rPr>
        <w:t>Assessment 2</w:t>
      </w:r>
      <w:r w:rsidRPr="009905F2">
        <w:rPr>
          <w:rFonts w:ascii="Times New Roman" w:eastAsiaTheme="minorEastAsia" w:hAnsi="Times New Roman" w:cs="Times New Roman"/>
          <w:b w:val="0"/>
          <w:bCs w:val="0"/>
          <w:color w:val="auto"/>
          <w:sz w:val="24"/>
          <w:szCs w:val="24"/>
        </w:rPr>
        <w:t xml:space="preserve"> </w:t>
      </w:r>
      <w:r>
        <w:rPr>
          <w:rFonts w:ascii="Times New Roman" w:eastAsiaTheme="minorEastAsia" w:hAnsi="Times New Roman" w:cs="Times New Roman"/>
          <w:b w:val="0"/>
          <w:bCs w:val="0"/>
          <w:color w:val="auto"/>
          <w:sz w:val="24"/>
          <w:szCs w:val="24"/>
        </w:rPr>
        <w:t xml:space="preserve">included </w:t>
      </w:r>
      <w:r w:rsidRPr="009905F2">
        <w:rPr>
          <w:rFonts w:ascii="Times New Roman" w:eastAsiaTheme="minorEastAsia" w:hAnsi="Times New Roman" w:cs="Times New Roman"/>
          <w:b w:val="0"/>
          <w:bCs w:val="0"/>
          <w:color w:val="auto"/>
          <w:sz w:val="24"/>
          <w:szCs w:val="24"/>
        </w:rPr>
        <w:t>a full car (driver plus 3 passengers)</w:t>
      </w:r>
      <w:r>
        <w:rPr>
          <w:rFonts w:ascii="Times New Roman" w:eastAsiaTheme="minorEastAsia" w:hAnsi="Times New Roman" w:cs="Times New Roman"/>
          <w:b w:val="0"/>
          <w:bCs w:val="0"/>
          <w:color w:val="auto"/>
          <w:sz w:val="24"/>
          <w:szCs w:val="24"/>
        </w:rPr>
        <w:t>,</w:t>
      </w:r>
      <w:r w:rsidRPr="009905F2">
        <w:rPr>
          <w:rFonts w:ascii="Times New Roman" w:eastAsiaTheme="minorEastAsia" w:hAnsi="Times New Roman" w:cs="Times New Roman"/>
          <w:b w:val="0"/>
          <w:bCs w:val="0"/>
          <w:color w:val="auto"/>
          <w:sz w:val="24"/>
          <w:szCs w:val="24"/>
        </w:rPr>
        <w:t xml:space="preserve"> whereas </w:t>
      </w:r>
      <w:r w:rsidR="00CE6DB6">
        <w:rPr>
          <w:rFonts w:ascii="Times New Roman" w:eastAsiaTheme="minorEastAsia" w:hAnsi="Times New Roman" w:cs="Times New Roman"/>
          <w:b w:val="0"/>
          <w:bCs w:val="0"/>
          <w:color w:val="auto"/>
          <w:sz w:val="24"/>
          <w:szCs w:val="24"/>
        </w:rPr>
        <w:t>Assessment 1</w:t>
      </w:r>
      <w:r w:rsidRPr="009905F2">
        <w:rPr>
          <w:rFonts w:ascii="Times New Roman" w:eastAsiaTheme="minorEastAsia" w:hAnsi="Times New Roman" w:cs="Times New Roman"/>
          <w:b w:val="0"/>
          <w:bCs w:val="0"/>
          <w:color w:val="auto"/>
          <w:sz w:val="24"/>
          <w:szCs w:val="24"/>
        </w:rPr>
        <w:t xml:space="preserve"> had one less person (driver plus 2 passengers). The increase in inertia of the </w:t>
      </w:r>
      <w:r w:rsidR="00CE6DB6">
        <w:rPr>
          <w:rFonts w:ascii="Times New Roman" w:eastAsiaTheme="minorEastAsia" w:hAnsi="Times New Roman" w:cs="Times New Roman"/>
          <w:b w:val="0"/>
          <w:bCs w:val="0"/>
          <w:color w:val="auto"/>
          <w:sz w:val="24"/>
          <w:szCs w:val="24"/>
        </w:rPr>
        <w:t>Volt</w:t>
      </w:r>
      <w:r w:rsidRPr="009905F2">
        <w:rPr>
          <w:rFonts w:ascii="Times New Roman" w:eastAsiaTheme="minorEastAsia" w:hAnsi="Times New Roman" w:cs="Times New Roman"/>
          <w:b w:val="0"/>
          <w:bCs w:val="0"/>
          <w:color w:val="auto"/>
          <w:sz w:val="24"/>
          <w:szCs w:val="24"/>
        </w:rPr>
        <w:t xml:space="preserve"> for </w:t>
      </w:r>
      <w:r w:rsidR="00CE6DB6">
        <w:rPr>
          <w:rFonts w:ascii="Times New Roman" w:eastAsiaTheme="minorEastAsia" w:hAnsi="Times New Roman" w:cs="Times New Roman"/>
          <w:b w:val="0"/>
          <w:bCs w:val="0"/>
          <w:color w:val="auto"/>
          <w:sz w:val="24"/>
          <w:szCs w:val="24"/>
        </w:rPr>
        <w:t>Assessment 2</w:t>
      </w:r>
      <w:r w:rsidRPr="009905F2">
        <w:rPr>
          <w:rFonts w:ascii="Times New Roman" w:eastAsiaTheme="minorEastAsia" w:hAnsi="Times New Roman" w:cs="Times New Roman"/>
          <w:b w:val="0"/>
          <w:bCs w:val="0"/>
          <w:color w:val="auto"/>
          <w:sz w:val="24"/>
          <w:szCs w:val="24"/>
        </w:rPr>
        <w:t xml:space="preserve"> is likely to be the reason for the increase in energy consumption. </w:t>
      </w:r>
    </w:p>
    <w:p w14:paraId="77A1B996" w14:textId="77777777" w:rsidR="009471BE" w:rsidRPr="00F95FA8" w:rsidRDefault="009471BE" w:rsidP="002970EF">
      <w:pPr>
        <w:rPr>
          <w:rFonts w:ascii="Times New Roman" w:hAnsi="Times New Roman" w:cs="Times New Roman"/>
        </w:rPr>
      </w:pPr>
    </w:p>
    <w:p w14:paraId="1259A967" w14:textId="77777777" w:rsidR="00336280" w:rsidRPr="00F95FA8" w:rsidRDefault="006260E3" w:rsidP="00336280">
      <w:pPr>
        <w:rPr>
          <w:rFonts w:ascii="Times New Roman" w:eastAsia="Times New Roman" w:hAnsi="Times New Roman" w:cs="Times New Roman"/>
        </w:rPr>
      </w:pPr>
      <w:commentRangeStart w:id="89"/>
      <w:r w:rsidRPr="00F95FA8">
        <w:rPr>
          <w:rFonts w:ascii="Times New Roman" w:hAnsi="Times New Roman" w:cs="Times New Roman"/>
          <w:noProof/>
        </w:rPr>
        <w:lastRenderedPageBreak/>
        <w:drawing>
          <wp:inline distT="0" distB="0" distL="0" distR="0" wp14:anchorId="44C586AB" wp14:editId="68CC2410">
            <wp:extent cx="5270500" cy="3214151"/>
            <wp:effectExtent l="0" t="0" r="6350" b="571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commentRangeEnd w:id="89"/>
      <w:r w:rsidR="00312EAA">
        <w:rPr>
          <w:rStyle w:val="CommentReference"/>
        </w:rPr>
        <w:commentReference w:id="89"/>
      </w:r>
    </w:p>
    <w:p w14:paraId="14C49C47" w14:textId="77777777" w:rsidR="002970EF" w:rsidRPr="00F95FA8" w:rsidRDefault="00E57848" w:rsidP="00F95FA8">
      <w:pPr>
        <w:pStyle w:val="Caption"/>
        <w:jc w:val="center"/>
        <w:rPr>
          <w:rFonts w:ascii="Times New Roman" w:hAnsi="Times New Roman" w:cs="Times New Roman"/>
          <w:color w:val="auto"/>
        </w:rPr>
      </w:pPr>
      <w:r w:rsidRPr="00F95FA8">
        <w:rPr>
          <w:rFonts w:ascii="Times New Roman" w:hAnsi="Times New Roman" w:cs="Times New Roman"/>
          <w:color w:val="auto"/>
        </w:rPr>
        <w:t xml:space="preserve">Figure </w:t>
      </w:r>
      <w:r w:rsidR="004D6C33" w:rsidRPr="00F95FA8">
        <w:rPr>
          <w:rFonts w:ascii="Times New Roman" w:hAnsi="Times New Roman" w:cs="Times New Roman"/>
          <w:color w:val="auto"/>
        </w:rPr>
        <w:t>1</w:t>
      </w:r>
      <w:r w:rsidR="00975D7E">
        <w:rPr>
          <w:rFonts w:ascii="Times New Roman" w:hAnsi="Times New Roman" w:cs="Times New Roman"/>
          <w:color w:val="auto"/>
        </w:rPr>
        <w:t>5</w:t>
      </w:r>
      <w:r w:rsidRPr="00F95FA8">
        <w:rPr>
          <w:rFonts w:ascii="Times New Roman" w:hAnsi="Times New Roman" w:cs="Times New Roman"/>
          <w:color w:val="auto"/>
        </w:rPr>
        <w:t xml:space="preserve">: </w:t>
      </w:r>
      <w:r w:rsidR="003152E5">
        <w:rPr>
          <w:rFonts w:ascii="Times New Roman" w:hAnsi="Times New Roman" w:cs="Times New Roman"/>
          <w:color w:val="auto"/>
        </w:rPr>
        <w:t>Assessment 2</w:t>
      </w:r>
      <w:r w:rsidRPr="00F95FA8">
        <w:rPr>
          <w:rFonts w:ascii="Times New Roman" w:hAnsi="Times New Roman" w:cs="Times New Roman"/>
          <w:color w:val="auto"/>
        </w:rPr>
        <w:t xml:space="preserve"> </w:t>
      </w:r>
      <w:r w:rsidR="004D6C33" w:rsidRPr="00F95FA8">
        <w:rPr>
          <w:rFonts w:ascii="Times New Roman" w:hAnsi="Times New Roman" w:cs="Times New Roman"/>
          <w:color w:val="auto"/>
        </w:rPr>
        <w:t>results s</w:t>
      </w:r>
      <w:r w:rsidRPr="00F95FA8">
        <w:rPr>
          <w:rFonts w:ascii="Times New Roman" w:hAnsi="Times New Roman" w:cs="Times New Roman"/>
          <w:color w:val="auto"/>
        </w:rPr>
        <w:t>ummary</w:t>
      </w:r>
      <w:r w:rsidR="004D6C33" w:rsidRPr="00F95FA8">
        <w:rPr>
          <w:rFonts w:ascii="Times New Roman" w:hAnsi="Times New Roman" w:cs="Times New Roman"/>
          <w:color w:val="auto"/>
        </w:rPr>
        <w:t xml:space="preserve"> of the Volt tests</w:t>
      </w:r>
    </w:p>
    <w:p w14:paraId="55AC0AB0" w14:textId="77777777" w:rsidR="002970EF" w:rsidRPr="00F95FA8" w:rsidRDefault="002970EF" w:rsidP="002970EF">
      <w:pPr>
        <w:rPr>
          <w:rFonts w:ascii="Times New Roman" w:hAnsi="Times New Roman" w:cs="Times New Roman"/>
        </w:rPr>
      </w:pPr>
    </w:p>
    <w:p w14:paraId="4422D2EF" w14:textId="77777777" w:rsidR="00E57848" w:rsidRPr="00F95FA8" w:rsidRDefault="00E57848" w:rsidP="00336280">
      <w:pPr>
        <w:pStyle w:val="Heading2"/>
        <w:rPr>
          <w:rFonts w:ascii="Times New Roman" w:eastAsiaTheme="minorEastAsia" w:hAnsi="Times New Roman" w:cs="Times New Roman"/>
          <w:bCs w:val="0"/>
          <w:color w:val="auto"/>
          <w:sz w:val="28"/>
          <w:szCs w:val="28"/>
        </w:rPr>
      </w:pPr>
      <w:commentRangeStart w:id="90"/>
      <w:r w:rsidRPr="00F95FA8">
        <w:rPr>
          <w:rFonts w:ascii="Times New Roman" w:hAnsi="Times New Roman" w:cs="Times New Roman"/>
          <w:noProof/>
        </w:rPr>
        <w:drawing>
          <wp:inline distT="0" distB="0" distL="0" distR="0" wp14:anchorId="7A9060C3" wp14:editId="0FDD08B6">
            <wp:extent cx="5270500" cy="3214151"/>
            <wp:effectExtent l="0" t="0" r="6350" b="571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commentRangeEnd w:id="90"/>
      <w:r w:rsidR="00B43DD9">
        <w:rPr>
          <w:rStyle w:val="CommentReference"/>
          <w:rFonts w:asciiTheme="minorHAnsi" w:eastAsiaTheme="minorEastAsia" w:hAnsiTheme="minorHAnsi" w:cstheme="minorBidi"/>
          <w:b w:val="0"/>
          <w:bCs w:val="0"/>
          <w:color w:val="auto"/>
        </w:rPr>
        <w:commentReference w:id="90"/>
      </w:r>
    </w:p>
    <w:p w14:paraId="0703023B" w14:textId="77777777" w:rsidR="000A6AF4" w:rsidRPr="00F95FA8" w:rsidRDefault="00E57848" w:rsidP="00F95FA8">
      <w:pPr>
        <w:pStyle w:val="Caption"/>
        <w:jc w:val="center"/>
        <w:rPr>
          <w:rFonts w:ascii="Times New Roman" w:hAnsi="Times New Roman" w:cs="Times New Roman"/>
          <w:color w:val="auto"/>
        </w:rPr>
      </w:pPr>
      <w:r w:rsidRPr="00F95FA8">
        <w:rPr>
          <w:rFonts w:ascii="Times New Roman" w:hAnsi="Times New Roman" w:cs="Times New Roman"/>
          <w:color w:val="auto"/>
        </w:rPr>
        <w:t xml:space="preserve">Figure </w:t>
      </w:r>
      <w:r w:rsidR="004D6C33" w:rsidRPr="00F95FA8">
        <w:rPr>
          <w:rFonts w:ascii="Times New Roman" w:hAnsi="Times New Roman" w:cs="Times New Roman"/>
          <w:color w:val="auto"/>
        </w:rPr>
        <w:t>1</w:t>
      </w:r>
      <w:r w:rsidR="00975D7E">
        <w:rPr>
          <w:rFonts w:ascii="Times New Roman" w:hAnsi="Times New Roman" w:cs="Times New Roman"/>
          <w:color w:val="auto"/>
        </w:rPr>
        <w:t>6</w:t>
      </w:r>
      <w:r w:rsidRPr="00F95FA8">
        <w:rPr>
          <w:rFonts w:ascii="Times New Roman" w:hAnsi="Times New Roman" w:cs="Times New Roman"/>
          <w:color w:val="auto"/>
        </w:rPr>
        <w:t xml:space="preserve">: Comparison of </w:t>
      </w:r>
      <w:r w:rsidR="00D31A32">
        <w:rPr>
          <w:rFonts w:ascii="Times New Roman" w:hAnsi="Times New Roman" w:cs="Times New Roman"/>
          <w:color w:val="auto"/>
        </w:rPr>
        <w:t>A</w:t>
      </w:r>
      <w:r w:rsidR="00B43DD9">
        <w:rPr>
          <w:rFonts w:ascii="Times New Roman" w:hAnsi="Times New Roman" w:cs="Times New Roman"/>
          <w:color w:val="auto"/>
        </w:rPr>
        <w:t>ssessment 1</w:t>
      </w:r>
      <w:r w:rsidR="003152E5">
        <w:rPr>
          <w:rFonts w:ascii="Times New Roman" w:hAnsi="Times New Roman" w:cs="Times New Roman"/>
          <w:color w:val="auto"/>
        </w:rPr>
        <w:t xml:space="preserve"> and </w:t>
      </w:r>
      <w:proofErr w:type="gramStart"/>
      <w:r w:rsidR="003152E5">
        <w:rPr>
          <w:rFonts w:ascii="Times New Roman" w:hAnsi="Times New Roman" w:cs="Times New Roman"/>
          <w:color w:val="auto"/>
        </w:rPr>
        <w:t xml:space="preserve">2 </w:t>
      </w:r>
      <w:r w:rsidR="00B43DD9">
        <w:rPr>
          <w:rFonts w:ascii="Times New Roman" w:hAnsi="Times New Roman" w:cs="Times New Roman"/>
          <w:color w:val="auto"/>
        </w:rPr>
        <w:t xml:space="preserve">Volt </w:t>
      </w:r>
      <w:r w:rsidR="003152E5">
        <w:rPr>
          <w:rFonts w:ascii="Times New Roman" w:hAnsi="Times New Roman" w:cs="Times New Roman"/>
          <w:color w:val="auto"/>
        </w:rPr>
        <w:t xml:space="preserve">energy </w:t>
      </w:r>
      <w:r w:rsidR="00B43DD9">
        <w:rPr>
          <w:rFonts w:ascii="Times New Roman" w:hAnsi="Times New Roman" w:cs="Times New Roman"/>
          <w:color w:val="auto"/>
        </w:rPr>
        <w:t>consumption</w:t>
      </w:r>
      <w:proofErr w:type="gramEnd"/>
      <w:r w:rsidR="003152E5">
        <w:rPr>
          <w:rFonts w:ascii="Times New Roman" w:hAnsi="Times New Roman" w:cs="Times New Roman"/>
          <w:color w:val="auto"/>
        </w:rPr>
        <w:t>.</w:t>
      </w:r>
    </w:p>
    <w:p w14:paraId="19793806" w14:textId="77777777" w:rsidR="0067332B" w:rsidRPr="00F95FA8" w:rsidRDefault="0067332B" w:rsidP="00336280">
      <w:pPr>
        <w:pStyle w:val="Heading2"/>
        <w:rPr>
          <w:rFonts w:ascii="Times New Roman" w:eastAsiaTheme="minorEastAsia" w:hAnsi="Times New Roman" w:cs="Times New Roman"/>
          <w:bCs w:val="0"/>
          <w:color w:val="auto"/>
          <w:sz w:val="28"/>
          <w:szCs w:val="28"/>
        </w:rPr>
      </w:pPr>
    </w:p>
    <w:p w14:paraId="5A67068F" w14:textId="77777777" w:rsidR="0067332B" w:rsidRPr="00F95FA8" w:rsidRDefault="0067332B" w:rsidP="0067332B">
      <w:pPr>
        <w:pStyle w:val="Heading2"/>
        <w:rPr>
          <w:rFonts w:ascii="Times New Roman" w:hAnsi="Times New Roman" w:cs="Times New Roman"/>
        </w:rPr>
      </w:pPr>
      <w:commentRangeStart w:id="91"/>
      <w:r w:rsidRPr="00F95FA8">
        <w:rPr>
          <w:rFonts w:ascii="Times New Roman" w:eastAsiaTheme="minorEastAsia" w:hAnsi="Times New Roman" w:cs="Times New Roman"/>
          <w:bCs w:val="0"/>
          <w:color w:val="auto"/>
          <w:sz w:val="28"/>
          <w:szCs w:val="28"/>
        </w:rPr>
        <w:t>Conclusion</w:t>
      </w:r>
      <w:commentRangeEnd w:id="91"/>
      <w:r w:rsidR="00AA06B0">
        <w:rPr>
          <w:rStyle w:val="CommentReference"/>
          <w:rFonts w:asciiTheme="minorHAnsi" w:eastAsiaTheme="minorEastAsia" w:hAnsiTheme="minorHAnsi" w:cstheme="minorBidi"/>
          <w:b w:val="0"/>
          <w:bCs w:val="0"/>
          <w:color w:val="auto"/>
        </w:rPr>
        <w:commentReference w:id="91"/>
      </w:r>
    </w:p>
    <w:p w14:paraId="3D73879F" w14:textId="77777777" w:rsidR="0067332B" w:rsidRPr="00F95FA8" w:rsidRDefault="0067332B" w:rsidP="0067332B">
      <w:pPr>
        <w:rPr>
          <w:rFonts w:ascii="Times New Roman" w:hAnsi="Times New Roman" w:cs="Times New Roman"/>
        </w:rPr>
      </w:pPr>
    </w:p>
    <w:p w14:paraId="1426B947" w14:textId="77777777" w:rsidR="00D15466" w:rsidRDefault="00D15466" w:rsidP="00F95FA8">
      <w:pPr>
        <w:ind w:firstLine="720"/>
        <w:jc w:val="both"/>
        <w:rPr>
          <w:rFonts w:ascii="Times New Roman" w:hAnsi="Times New Roman" w:cs="Times New Roman"/>
        </w:rPr>
      </w:pPr>
      <w:r w:rsidRPr="00935EA6">
        <w:rPr>
          <w:rFonts w:ascii="Times New Roman" w:hAnsi="Times New Roman" w:cs="Times New Roman"/>
        </w:rPr>
        <w:t xml:space="preserve">The </w:t>
      </w:r>
      <w:r>
        <w:rPr>
          <w:rFonts w:ascii="Times New Roman" w:hAnsi="Times New Roman" w:cs="Times New Roman"/>
        </w:rPr>
        <w:t>Chevrolet</w:t>
      </w:r>
      <w:r w:rsidRPr="00935EA6">
        <w:rPr>
          <w:rFonts w:ascii="Times New Roman" w:hAnsi="Times New Roman" w:cs="Times New Roman"/>
        </w:rPr>
        <w:t xml:space="preserve"> Volt </w:t>
      </w:r>
      <w:r>
        <w:rPr>
          <w:rFonts w:ascii="Times New Roman" w:hAnsi="Times New Roman" w:cs="Times New Roman"/>
        </w:rPr>
        <w:t xml:space="preserve">was </w:t>
      </w:r>
      <w:proofErr w:type="spellStart"/>
      <w:r>
        <w:rPr>
          <w:rFonts w:ascii="Times New Roman" w:hAnsi="Times New Roman" w:cs="Times New Roman"/>
        </w:rPr>
        <w:t>analysed</w:t>
      </w:r>
      <w:proofErr w:type="spellEnd"/>
      <w:r>
        <w:rPr>
          <w:rFonts w:ascii="Times New Roman" w:hAnsi="Times New Roman" w:cs="Times New Roman"/>
        </w:rPr>
        <w:t xml:space="preserve"> as a</w:t>
      </w:r>
      <w:r w:rsidRPr="00935EA6">
        <w:rPr>
          <w:rFonts w:ascii="Times New Roman" w:hAnsi="Times New Roman" w:cs="Times New Roman"/>
        </w:rPr>
        <w:t xml:space="preserve"> ‘long range’</w:t>
      </w:r>
      <w:r>
        <w:rPr>
          <w:rFonts w:ascii="Times New Roman" w:hAnsi="Times New Roman" w:cs="Times New Roman"/>
        </w:rPr>
        <w:t>/</w:t>
      </w:r>
      <w:r w:rsidRPr="00935EA6">
        <w:rPr>
          <w:rFonts w:ascii="Times New Roman" w:hAnsi="Times New Roman" w:cs="Times New Roman"/>
        </w:rPr>
        <w:t xml:space="preserve">‘extended range’ </w:t>
      </w:r>
      <w:r>
        <w:rPr>
          <w:rFonts w:ascii="Times New Roman" w:hAnsi="Times New Roman" w:cs="Times New Roman"/>
        </w:rPr>
        <w:t>PHEV</w:t>
      </w:r>
      <w:r w:rsidRPr="00D15466">
        <w:rPr>
          <w:rFonts w:ascii="Times New Roman" w:hAnsi="Times New Roman" w:cs="Times New Roman"/>
        </w:rPr>
        <w:t xml:space="preserve"> </w:t>
      </w:r>
      <w:r>
        <w:rPr>
          <w:rFonts w:ascii="Times New Roman" w:hAnsi="Times New Roman" w:cs="Times New Roman"/>
        </w:rPr>
        <w:t xml:space="preserve">and </w:t>
      </w:r>
      <w:r w:rsidRPr="00935EA6">
        <w:rPr>
          <w:rFonts w:ascii="Times New Roman" w:hAnsi="Times New Roman" w:cs="Times New Roman"/>
        </w:rPr>
        <w:t>compar</w:t>
      </w:r>
      <w:r>
        <w:rPr>
          <w:rFonts w:ascii="Times New Roman" w:hAnsi="Times New Roman" w:cs="Times New Roman"/>
        </w:rPr>
        <w:t>ed</w:t>
      </w:r>
      <w:r w:rsidRPr="00935EA6">
        <w:rPr>
          <w:rFonts w:ascii="Times New Roman" w:hAnsi="Times New Roman" w:cs="Times New Roman"/>
        </w:rPr>
        <w:t xml:space="preserve"> against an electric-converted Hyundai Getz under near-identical conditions</w:t>
      </w:r>
      <w:r>
        <w:rPr>
          <w:rFonts w:ascii="Times New Roman" w:hAnsi="Times New Roman" w:cs="Times New Roman"/>
        </w:rPr>
        <w:t xml:space="preserve">. The results </w:t>
      </w:r>
      <w:r w:rsidRPr="00935EA6">
        <w:rPr>
          <w:rFonts w:ascii="Times New Roman" w:hAnsi="Times New Roman" w:cs="Times New Roman"/>
        </w:rPr>
        <w:t>demonstrate</w:t>
      </w:r>
      <w:r>
        <w:rPr>
          <w:rFonts w:ascii="Times New Roman" w:hAnsi="Times New Roman" w:cs="Times New Roman"/>
        </w:rPr>
        <w:t>d</w:t>
      </w:r>
      <w:r w:rsidRPr="00935EA6">
        <w:rPr>
          <w:rFonts w:ascii="Times New Roman" w:hAnsi="Times New Roman" w:cs="Times New Roman"/>
        </w:rPr>
        <w:t xml:space="preserve"> differences in ro</w:t>
      </w:r>
      <w:r>
        <w:rPr>
          <w:rFonts w:ascii="Times New Roman" w:hAnsi="Times New Roman" w:cs="Times New Roman"/>
        </w:rPr>
        <w:t>ute and ro</w:t>
      </w:r>
      <w:r w:rsidRPr="00935EA6">
        <w:rPr>
          <w:rFonts w:ascii="Times New Roman" w:hAnsi="Times New Roman" w:cs="Times New Roman"/>
        </w:rPr>
        <w:t xml:space="preserve">ad conditions </w:t>
      </w:r>
      <w:r>
        <w:rPr>
          <w:rFonts w:ascii="Times New Roman" w:hAnsi="Times New Roman" w:cs="Times New Roman"/>
        </w:rPr>
        <w:t>on EV performance and energy consumption between the</w:t>
      </w:r>
      <w:r w:rsidRPr="00935EA6">
        <w:rPr>
          <w:rFonts w:ascii="Times New Roman" w:hAnsi="Times New Roman" w:cs="Times New Roman"/>
        </w:rPr>
        <w:t xml:space="preserve"> technical variants such as manual and automatic gearboxes and regenerative braking systems. This research </w:t>
      </w:r>
      <w:r>
        <w:rPr>
          <w:rFonts w:ascii="Times New Roman" w:hAnsi="Times New Roman" w:cs="Times New Roman"/>
        </w:rPr>
        <w:t xml:space="preserve">further </w:t>
      </w:r>
      <w:r w:rsidRPr="00935EA6">
        <w:rPr>
          <w:rFonts w:ascii="Times New Roman" w:hAnsi="Times New Roman" w:cs="Times New Roman"/>
        </w:rPr>
        <w:lastRenderedPageBreak/>
        <w:t>investigate</w:t>
      </w:r>
      <w:r>
        <w:rPr>
          <w:rFonts w:ascii="Times New Roman" w:hAnsi="Times New Roman" w:cs="Times New Roman"/>
        </w:rPr>
        <w:t>d</w:t>
      </w:r>
      <w:r w:rsidRPr="00935EA6">
        <w:rPr>
          <w:rFonts w:ascii="Times New Roman" w:hAnsi="Times New Roman" w:cs="Times New Roman"/>
        </w:rPr>
        <w:t xml:space="preserve"> the performance of the Volt under </w:t>
      </w:r>
      <w:r>
        <w:rPr>
          <w:rFonts w:ascii="Times New Roman" w:hAnsi="Times New Roman" w:cs="Times New Roman"/>
        </w:rPr>
        <w:t xml:space="preserve">different driving modes, </w:t>
      </w:r>
      <w:r w:rsidRPr="00935EA6">
        <w:rPr>
          <w:rFonts w:ascii="Times New Roman" w:hAnsi="Times New Roman" w:cs="Times New Roman"/>
        </w:rPr>
        <w:t>ambient temperature</w:t>
      </w:r>
      <w:r>
        <w:rPr>
          <w:rFonts w:ascii="Times New Roman" w:hAnsi="Times New Roman" w:cs="Times New Roman"/>
        </w:rPr>
        <w:t>s</w:t>
      </w:r>
      <w:r w:rsidRPr="00935EA6">
        <w:rPr>
          <w:rFonts w:ascii="Times New Roman" w:hAnsi="Times New Roman" w:cs="Times New Roman"/>
        </w:rPr>
        <w:t xml:space="preserve"> and </w:t>
      </w:r>
      <w:r>
        <w:rPr>
          <w:rFonts w:ascii="Times New Roman" w:hAnsi="Times New Roman" w:cs="Times New Roman"/>
        </w:rPr>
        <w:t>A/C</w:t>
      </w:r>
      <w:r w:rsidRPr="00935EA6">
        <w:rPr>
          <w:rFonts w:ascii="Times New Roman" w:hAnsi="Times New Roman" w:cs="Times New Roman"/>
        </w:rPr>
        <w:t xml:space="preserve"> loads, route topography, traffic congestion, passenger load</w:t>
      </w:r>
      <w:r>
        <w:rPr>
          <w:rFonts w:ascii="Times New Roman" w:hAnsi="Times New Roman" w:cs="Times New Roman"/>
        </w:rPr>
        <w:t>s,</w:t>
      </w:r>
      <w:r w:rsidRPr="00935EA6">
        <w:rPr>
          <w:rFonts w:ascii="Times New Roman" w:hAnsi="Times New Roman" w:cs="Times New Roman"/>
        </w:rPr>
        <w:t xml:space="preserve"> and variable driver </w:t>
      </w:r>
      <w:proofErr w:type="spellStart"/>
      <w:r w:rsidRPr="00935EA6">
        <w:rPr>
          <w:rFonts w:ascii="Times New Roman" w:hAnsi="Times New Roman" w:cs="Times New Roman"/>
        </w:rPr>
        <w:t>behaviour</w:t>
      </w:r>
      <w:r>
        <w:rPr>
          <w:rFonts w:ascii="Times New Roman" w:hAnsi="Times New Roman" w:cs="Times New Roman"/>
        </w:rPr>
        <w:t>s</w:t>
      </w:r>
      <w:proofErr w:type="spellEnd"/>
      <w:r w:rsidRPr="00935EA6">
        <w:rPr>
          <w:rFonts w:ascii="Times New Roman" w:hAnsi="Times New Roman" w:cs="Times New Roman"/>
        </w:rPr>
        <w:t xml:space="preserve">. </w:t>
      </w:r>
    </w:p>
    <w:p w14:paraId="2C9E9C74" w14:textId="77777777" w:rsidR="00D15466" w:rsidRPr="00935EA6" w:rsidRDefault="00D15466" w:rsidP="00D15466">
      <w:pPr>
        <w:jc w:val="both"/>
        <w:rPr>
          <w:rFonts w:ascii="Times New Roman" w:hAnsi="Times New Roman" w:cs="Times New Roman"/>
        </w:rPr>
      </w:pPr>
    </w:p>
    <w:p w14:paraId="5BE4E8CD" w14:textId="77777777" w:rsidR="005D5DAB" w:rsidRDefault="005D5DAB" w:rsidP="005D5DAB">
      <w:pPr>
        <w:pStyle w:val="Heading2"/>
        <w:rPr>
          <w:rFonts w:ascii="Times New Roman" w:eastAsiaTheme="minorEastAsia" w:hAnsi="Times New Roman" w:cs="Times New Roman"/>
          <w:bCs w:val="0"/>
          <w:color w:val="auto"/>
          <w:sz w:val="28"/>
          <w:szCs w:val="28"/>
        </w:rPr>
      </w:pPr>
      <w:r w:rsidRPr="00F95FA8">
        <w:rPr>
          <w:rFonts w:ascii="Times New Roman" w:eastAsiaTheme="minorEastAsia" w:hAnsi="Times New Roman" w:cs="Times New Roman"/>
          <w:bCs w:val="0"/>
          <w:color w:val="auto"/>
          <w:sz w:val="28"/>
          <w:szCs w:val="28"/>
        </w:rPr>
        <w:t>Acknowledgements</w:t>
      </w:r>
    </w:p>
    <w:p w14:paraId="77C3F86E" w14:textId="77777777" w:rsidR="00D15466" w:rsidRPr="00CD6C47" w:rsidRDefault="00D15466" w:rsidP="00F95FA8"/>
    <w:p w14:paraId="341E8CBF" w14:textId="77777777" w:rsidR="005D5DAB" w:rsidRDefault="005D5DAB" w:rsidP="00F95FA8">
      <w:pPr>
        <w:ind w:firstLine="720"/>
        <w:jc w:val="both"/>
        <w:rPr>
          <w:rFonts w:ascii="Times New Roman" w:hAnsi="Times New Roman" w:cs="Times New Roman"/>
        </w:rPr>
      </w:pPr>
      <w:r w:rsidRPr="00F95FA8">
        <w:rPr>
          <w:rFonts w:ascii="Times New Roman" w:hAnsi="Times New Roman" w:cs="Times New Roman"/>
        </w:rPr>
        <w:t xml:space="preserve">The </w:t>
      </w:r>
      <w:r w:rsidR="00B2005E" w:rsidRPr="00F95FA8">
        <w:rPr>
          <w:rFonts w:ascii="Times New Roman" w:hAnsi="Times New Roman" w:cs="Times New Roman"/>
        </w:rPr>
        <w:t xml:space="preserve">authors </w:t>
      </w:r>
      <w:r w:rsidRPr="00F95FA8">
        <w:rPr>
          <w:rFonts w:ascii="Times New Roman" w:hAnsi="Times New Roman" w:cs="Times New Roman"/>
        </w:rPr>
        <w:t xml:space="preserve">would like to thank Holden Australia and </w:t>
      </w:r>
      <w:r w:rsidR="00B2005E" w:rsidRPr="00F95FA8">
        <w:rPr>
          <w:rFonts w:ascii="Times New Roman" w:hAnsi="Times New Roman" w:cs="Times New Roman"/>
        </w:rPr>
        <w:t xml:space="preserve">Shacks Holden Fremantle for providing the Holden Volt vehicle used for </w:t>
      </w:r>
      <w:r w:rsidR="009B029A" w:rsidRPr="00F95FA8">
        <w:rPr>
          <w:rFonts w:ascii="Times New Roman" w:hAnsi="Times New Roman" w:cs="Times New Roman"/>
        </w:rPr>
        <w:t>our</w:t>
      </w:r>
      <w:r w:rsidR="00B2005E" w:rsidRPr="00F95FA8">
        <w:rPr>
          <w:rFonts w:ascii="Times New Roman" w:hAnsi="Times New Roman" w:cs="Times New Roman"/>
        </w:rPr>
        <w:t xml:space="preserve"> experiments</w:t>
      </w:r>
      <w:r w:rsidR="00FF01B4">
        <w:rPr>
          <w:rFonts w:ascii="Times New Roman" w:hAnsi="Times New Roman" w:cs="Times New Roman"/>
        </w:rPr>
        <w:t xml:space="preserve">, and </w:t>
      </w:r>
      <w:r w:rsidR="00FF01B4" w:rsidRPr="00781985">
        <w:rPr>
          <w:rFonts w:ascii="Times New Roman" w:hAnsi="Times New Roman" w:cs="Times New Roman"/>
        </w:rPr>
        <w:t>John Oakley for performing the REV Eco testing</w:t>
      </w:r>
      <w:r w:rsidR="00FF01B4">
        <w:rPr>
          <w:rFonts w:ascii="Times New Roman" w:hAnsi="Times New Roman" w:cs="Times New Roman"/>
        </w:rPr>
        <w:t>.</w:t>
      </w:r>
    </w:p>
    <w:p w14:paraId="130A4DBC" w14:textId="77777777" w:rsidR="00430703" w:rsidRDefault="00430703" w:rsidP="00F95FA8">
      <w:pPr>
        <w:jc w:val="both"/>
        <w:rPr>
          <w:rFonts w:ascii="Times New Roman" w:hAnsi="Times New Roman" w:cs="Times New Roman"/>
        </w:rPr>
      </w:pPr>
    </w:p>
    <w:p w14:paraId="0D54F0AE" w14:textId="77777777" w:rsidR="005D5DAB" w:rsidRPr="00F95FA8" w:rsidRDefault="005D5DAB" w:rsidP="005E5091">
      <w:pPr>
        <w:rPr>
          <w:rFonts w:ascii="Times New Roman" w:hAnsi="Times New Roman" w:cs="Times New Roman"/>
        </w:rPr>
      </w:pPr>
    </w:p>
    <w:p w14:paraId="0EA1EC5A" w14:textId="77777777" w:rsidR="00EB6B29" w:rsidRPr="00F95FA8" w:rsidRDefault="006E7B3E" w:rsidP="006E7B3E">
      <w:pPr>
        <w:pStyle w:val="Heading2"/>
        <w:rPr>
          <w:rFonts w:ascii="Times New Roman" w:hAnsi="Times New Roman" w:cs="Times New Roman"/>
        </w:rPr>
      </w:pPr>
      <w:commentRangeStart w:id="92"/>
      <w:r w:rsidRPr="00F95FA8">
        <w:rPr>
          <w:rFonts w:ascii="Times New Roman" w:eastAsiaTheme="minorEastAsia" w:hAnsi="Times New Roman" w:cs="Times New Roman"/>
          <w:bCs w:val="0"/>
          <w:color w:val="auto"/>
          <w:sz w:val="28"/>
          <w:szCs w:val="28"/>
        </w:rPr>
        <w:t>References</w:t>
      </w:r>
      <w:commentRangeEnd w:id="92"/>
      <w:r w:rsidR="00AA06B0">
        <w:rPr>
          <w:rStyle w:val="CommentReference"/>
          <w:rFonts w:asciiTheme="minorHAnsi" w:eastAsiaTheme="minorEastAsia" w:hAnsiTheme="minorHAnsi" w:cstheme="minorBidi"/>
          <w:b w:val="0"/>
          <w:bCs w:val="0"/>
          <w:color w:val="auto"/>
        </w:rPr>
        <w:commentReference w:id="92"/>
      </w:r>
    </w:p>
    <w:p w14:paraId="74F4E174" w14:textId="77777777" w:rsidR="00D15466" w:rsidRDefault="00D15466" w:rsidP="005E5091">
      <w:pPr>
        <w:rPr>
          <w:rFonts w:ascii="Times New Roman" w:hAnsi="Times New Roman" w:cs="Times New Roman"/>
          <w:sz w:val="20"/>
          <w:szCs w:val="22"/>
        </w:rPr>
      </w:pPr>
    </w:p>
    <w:p w14:paraId="717A1826" w14:textId="77777777" w:rsidR="00593B9A" w:rsidRPr="00F95FA8" w:rsidRDefault="00593B9A" w:rsidP="005E5091">
      <w:pPr>
        <w:rPr>
          <w:rFonts w:ascii="Times New Roman" w:hAnsi="Times New Roman" w:cs="Times New Roman"/>
          <w:sz w:val="20"/>
          <w:szCs w:val="22"/>
        </w:rPr>
      </w:pPr>
      <w:r w:rsidRPr="00F95FA8">
        <w:rPr>
          <w:rFonts w:ascii="Times New Roman" w:hAnsi="Times New Roman" w:cs="Times New Roman"/>
          <w:sz w:val="20"/>
          <w:szCs w:val="22"/>
        </w:rPr>
        <w:t xml:space="preserve">Australian Bureau of Statistics, 2012 </w:t>
      </w:r>
      <w:hyperlink r:id="rId26" w:history="1">
        <w:r w:rsidRPr="00F95FA8">
          <w:rPr>
            <w:rStyle w:val="Hyperlink"/>
            <w:rFonts w:ascii="Times New Roman" w:hAnsi="Times New Roman" w:cs="Times New Roman"/>
            <w:sz w:val="20"/>
            <w:szCs w:val="22"/>
          </w:rPr>
          <w:t>http://www.ausstats.abs.gov.au/ausstats/subscriber.nsf/0/79248942569F5126CA257B55002304F0/$File/92080_12%20months%20ended%2030%20june%202012.pdf</w:t>
        </w:r>
      </w:hyperlink>
    </w:p>
    <w:p w14:paraId="73FD5121" w14:textId="77777777" w:rsidR="00593B9A" w:rsidRPr="00F95FA8" w:rsidRDefault="00593B9A" w:rsidP="005E5091">
      <w:pPr>
        <w:rPr>
          <w:rFonts w:ascii="Times New Roman" w:hAnsi="Times New Roman" w:cs="Times New Roman"/>
          <w:sz w:val="20"/>
          <w:szCs w:val="22"/>
        </w:rPr>
      </w:pPr>
    </w:p>
    <w:p w14:paraId="581E4B69" w14:textId="77777777" w:rsidR="00CD5B6C" w:rsidRPr="00F95FA8" w:rsidRDefault="00CD5B6C" w:rsidP="005E5091">
      <w:pPr>
        <w:rPr>
          <w:rFonts w:ascii="Times New Roman" w:hAnsi="Times New Roman" w:cs="Times New Roman"/>
          <w:sz w:val="20"/>
          <w:szCs w:val="22"/>
        </w:rPr>
      </w:pPr>
      <w:r w:rsidRPr="00F95FA8">
        <w:rPr>
          <w:rFonts w:ascii="Times New Roman" w:hAnsi="Times New Roman" w:cs="Times New Roman"/>
          <w:sz w:val="20"/>
          <w:szCs w:val="22"/>
        </w:rPr>
        <w:t>Australian Electric Vehicle Assoc</w:t>
      </w:r>
      <w:r w:rsidR="00BF75ED" w:rsidRPr="00F95FA8">
        <w:rPr>
          <w:rFonts w:ascii="Times New Roman" w:hAnsi="Times New Roman" w:cs="Times New Roman"/>
          <w:sz w:val="20"/>
          <w:szCs w:val="22"/>
        </w:rPr>
        <w:t>i</w:t>
      </w:r>
      <w:r w:rsidRPr="00F95FA8">
        <w:rPr>
          <w:rFonts w:ascii="Times New Roman" w:hAnsi="Times New Roman" w:cs="Times New Roman"/>
          <w:sz w:val="20"/>
          <w:szCs w:val="22"/>
        </w:rPr>
        <w:t>ation Forum, 2013</w:t>
      </w:r>
    </w:p>
    <w:p w14:paraId="1D3FCEB1" w14:textId="77777777" w:rsidR="00CD5B6C" w:rsidRPr="00F95FA8" w:rsidRDefault="00AF3E74" w:rsidP="00CD5B6C">
      <w:pPr>
        <w:rPr>
          <w:rFonts w:ascii="Times New Roman" w:hAnsi="Times New Roman" w:cs="Times New Roman"/>
          <w:sz w:val="20"/>
          <w:szCs w:val="22"/>
        </w:rPr>
      </w:pPr>
      <w:hyperlink r:id="rId27" w:history="1">
        <w:r w:rsidR="00CD5B6C" w:rsidRPr="00F95FA8">
          <w:rPr>
            <w:rStyle w:val="Hyperlink"/>
            <w:rFonts w:ascii="Times New Roman" w:eastAsia="Times New Roman" w:hAnsi="Times New Roman" w:cs="Times New Roman"/>
            <w:sz w:val="20"/>
            <w:szCs w:val="22"/>
          </w:rPr>
          <w:t>http://forums.aeva.asn.au/a-closer-look-at-the-volt-rcd-tripping-issue_topic3787.html</w:t>
        </w:r>
      </w:hyperlink>
    </w:p>
    <w:p w14:paraId="33E92415" w14:textId="77777777" w:rsidR="00CD5B6C" w:rsidRPr="00F95FA8" w:rsidRDefault="00CD5B6C" w:rsidP="005E5091">
      <w:pPr>
        <w:rPr>
          <w:rFonts w:ascii="Times New Roman" w:hAnsi="Times New Roman" w:cs="Times New Roman"/>
          <w:sz w:val="20"/>
          <w:szCs w:val="22"/>
        </w:rPr>
      </w:pPr>
    </w:p>
    <w:p w14:paraId="121A13EC" w14:textId="77777777" w:rsidR="00E1569C" w:rsidRPr="00F95FA8" w:rsidRDefault="00E1569C" w:rsidP="005E5091">
      <w:pPr>
        <w:rPr>
          <w:rFonts w:ascii="Times New Roman" w:hAnsi="Times New Roman" w:cs="Times New Roman"/>
          <w:sz w:val="20"/>
          <w:szCs w:val="22"/>
        </w:rPr>
      </w:pPr>
      <w:r w:rsidRPr="00F95FA8">
        <w:rPr>
          <w:rFonts w:ascii="Times New Roman" w:hAnsi="Times New Roman" w:cs="Times New Roman"/>
          <w:sz w:val="20"/>
          <w:szCs w:val="22"/>
        </w:rPr>
        <w:t xml:space="preserve">BMW Power Meter, iPhone App, 2014 </w:t>
      </w:r>
      <w:hyperlink r:id="rId28" w:history="1">
        <w:r w:rsidRPr="00F95FA8">
          <w:rPr>
            <w:rStyle w:val="Hyperlink"/>
            <w:rFonts w:ascii="Times New Roman" w:hAnsi="Times New Roman" w:cs="Times New Roman"/>
            <w:sz w:val="20"/>
            <w:szCs w:val="22"/>
          </w:rPr>
          <w:t>http://www.bmw.com/com/en/newvehicles/mseries/x5m/2009/g_meter.html</w:t>
        </w:r>
      </w:hyperlink>
      <w:r w:rsidRPr="00F95FA8">
        <w:rPr>
          <w:rFonts w:ascii="Times New Roman" w:hAnsi="Times New Roman" w:cs="Times New Roman"/>
          <w:sz w:val="20"/>
          <w:szCs w:val="22"/>
        </w:rPr>
        <w:t xml:space="preserve"> </w:t>
      </w:r>
    </w:p>
    <w:p w14:paraId="0D7AF37E" w14:textId="77777777" w:rsidR="00E1569C" w:rsidRPr="00F95FA8" w:rsidRDefault="00E1569C" w:rsidP="005E5091">
      <w:pPr>
        <w:rPr>
          <w:rFonts w:ascii="Times New Roman" w:hAnsi="Times New Roman" w:cs="Times New Roman"/>
          <w:sz w:val="20"/>
          <w:szCs w:val="22"/>
        </w:rPr>
      </w:pPr>
    </w:p>
    <w:p w14:paraId="40DBE970" w14:textId="77777777" w:rsidR="00BF75ED" w:rsidRPr="00F95FA8" w:rsidRDefault="00BF75ED" w:rsidP="005E5091">
      <w:pPr>
        <w:rPr>
          <w:rFonts w:ascii="Times New Roman" w:hAnsi="Times New Roman" w:cs="Times New Roman"/>
          <w:sz w:val="20"/>
          <w:szCs w:val="22"/>
        </w:rPr>
      </w:pPr>
      <w:r w:rsidRPr="00F95FA8">
        <w:rPr>
          <w:rFonts w:ascii="Times New Roman" w:hAnsi="Times New Roman" w:cs="Times New Roman"/>
          <w:sz w:val="20"/>
          <w:szCs w:val="22"/>
        </w:rPr>
        <w:t>Google Maps, 2014</w:t>
      </w:r>
      <w:r w:rsidR="006E7B3E" w:rsidRPr="00F95FA8">
        <w:rPr>
          <w:rFonts w:ascii="Times New Roman" w:hAnsi="Times New Roman" w:cs="Times New Roman"/>
          <w:sz w:val="20"/>
          <w:szCs w:val="22"/>
        </w:rPr>
        <w:t xml:space="preserve"> </w:t>
      </w:r>
    </w:p>
    <w:p w14:paraId="4F973E29" w14:textId="77777777" w:rsidR="00BF75ED" w:rsidRPr="00F95FA8" w:rsidRDefault="00BF75ED" w:rsidP="005E5091">
      <w:pPr>
        <w:rPr>
          <w:rFonts w:ascii="Times New Roman" w:hAnsi="Times New Roman" w:cs="Times New Roman"/>
          <w:sz w:val="20"/>
          <w:szCs w:val="22"/>
        </w:rPr>
      </w:pPr>
    </w:p>
    <w:p w14:paraId="783887E1" w14:textId="77777777" w:rsidR="00E32AFF" w:rsidRPr="00F95FA8" w:rsidRDefault="006E7B3E" w:rsidP="005E5091">
      <w:pPr>
        <w:rPr>
          <w:rFonts w:ascii="Times New Roman" w:hAnsi="Times New Roman" w:cs="Times New Roman"/>
          <w:sz w:val="20"/>
          <w:szCs w:val="22"/>
        </w:rPr>
      </w:pPr>
      <w:r w:rsidRPr="00F95FA8">
        <w:rPr>
          <w:rFonts w:ascii="Times New Roman" w:hAnsi="Times New Roman" w:cs="Times New Roman"/>
          <w:sz w:val="20"/>
          <w:szCs w:val="22"/>
        </w:rPr>
        <w:t>Holden, Volt Brochure</w:t>
      </w:r>
      <w:r w:rsidR="00E14628" w:rsidRPr="00F95FA8">
        <w:rPr>
          <w:rFonts w:ascii="Times New Roman" w:hAnsi="Times New Roman" w:cs="Times New Roman"/>
          <w:sz w:val="20"/>
          <w:szCs w:val="22"/>
        </w:rPr>
        <w:t>, 2013</w:t>
      </w:r>
    </w:p>
    <w:p w14:paraId="2BC1AC8A" w14:textId="77777777" w:rsidR="00CD5B6C" w:rsidRPr="00F95FA8" w:rsidRDefault="00CD5B6C" w:rsidP="005E5091">
      <w:pPr>
        <w:rPr>
          <w:rFonts w:ascii="Times New Roman" w:hAnsi="Times New Roman" w:cs="Times New Roman"/>
          <w:sz w:val="20"/>
          <w:szCs w:val="22"/>
        </w:rPr>
      </w:pPr>
    </w:p>
    <w:p w14:paraId="4004EFE4" w14:textId="77777777" w:rsidR="00CD5B6C" w:rsidRPr="00F95FA8" w:rsidRDefault="00CD5B6C" w:rsidP="005E5091">
      <w:pPr>
        <w:rPr>
          <w:rFonts w:ascii="Times New Roman" w:hAnsi="Times New Roman" w:cs="Times New Roman"/>
          <w:sz w:val="20"/>
          <w:szCs w:val="22"/>
        </w:rPr>
      </w:pPr>
      <w:proofErr w:type="spellStart"/>
      <w:r w:rsidRPr="00F95FA8">
        <w:rPr>
          <w:rFonts w:ascii="Times New Roman" w:hAnsi="Times New Roman" w:cs="Times New Roman"/>
          <w:sz w:val="20"/>
          <w:szCs w:val="22"/>
        </w:rPr>
        <w:t>Mapmyride</w:t>
      </w:r>
      <w:proofErr w:type="spellEnd"/>
      <w:r w:rsidRPr="00F95FA8">
        <w:rPr>
          <w:rFonts w:ascii="Times New Roman" w:hAnsi="Times New Roman" w:cs="Times New Roman"/>
          <w:sz w:val="20"/>
          <w:szCs w:val="22"/>
        </w:rPr>
        <w:t>, 2014</w:t>
      </w:r>
    </w:p>
    <w:p w14:paraId="1873DBCA" w14:textId="77777777" w:rsidR="00CD5B6C" w:rsidRPr="00F95FA8" w:rsidRDefault="00AF3E74" w:rsidP="005E5091">
      <w:pPr>
        <w:rPr>
          <w:rFonts w:ascii="Times New Roman" w:hAnsi="Times New Roman" w:cs="Times New Roman"/>
          <w:sz w:val="20"/>
          <w:szCs w:val="22"/>
        </w:rPr>
      </w:pPr>
      <w:hyperlink r:id="rId29" w:history="1">
        <w:r w:rsidR="00CD5B6C" w:rsidRPr="00F95FA8">
          <w:rPr>
            <w:rStyle w:val="Hyperlink"/>
            <w:rFonts w:ascii="Times New Roman" w:hAnsi="Times New Roman" w:cs="Times New Roman"/>
            <w:sz w:val="20"/>
            <w:szCs w:val="22"/>
          </w:rPr>
          <w:t>http://www.mapmyride.com/</w:t>
        </w:r>
      </w:hyperlink>
      <w:r w:rsidR="00CD5B6C" w:rsidRPr="00F95FA8">
        <w:rPr>
          <w:rFonts w:ascii="Times New Roman" w:hAnsi="Times New Roman" w:cs="Times New Roman"/>
          <w:sz w:val="20"/>
          <w:szCs w:val="22"/>
        </w:rPr>
        <w:t xml:space="preserve"> </w:t>
      </w:r>
    </w:p>
    <w:p w14:paraId="2FC3A5AE" w14:textId="77777777" w:rsidR="00E32AFF" w:rsidRPr="00F95FA8" w:rsidRDefault="00E32AFF" w:rsidP="005E5091">
      <w:pPr>
        <w:rPr>
          <w:rFonts w:ascii="Times New Roman" w:hAnsi="Times New Roman" w:cs="Times New Roman"/>
          <w:sz w:val="20"/>
          <w:szCs w:val="22"/>
        </w:rPr>
      </w:pPr>
    </w:p>
    <w:p w14:paraId="7FB7E11E" w14:textId="77777777" w:rsidR="00CD5B6C" w:rsidRPr="00F95FA8" w:rsidRDefault="00CD5B6C" w:rsidP="005E5091">
      <w:pPr>
        <w:rPr>
          <w:rFonts w:ascii="Times New Roman" w:hAnsi="Times New Roman" w:cs="Times New Roman"/>
          <w:sz w:val="20"/>
          <w:szCs w:val="22"/>
        </w:rPr>
      </w:pPr>
      <w:proofErr w:type="spellStart"/>
      <w:r w:rsidRPr="00F95FA8">
        <w:rPr>
          <w:rFonts w:ascii="Times New Roman" w:hAnsi="Times New Roman" w:cs="Times New Roman"/>
          <w:sz w:val="20"/>
          <w:szCs w:val="22"/>
        </w:rPr>
        <w:t>Transperth</w:t>
      </w:r>
      <w:proofErr w:type="spellEnd"/>
      <w:r w:rsidRPr="00F95FA8">
        <w:rPr>
          <w:rFonts w:ascii="Times New Roman" w:hAnsi="Times New Roman" w:cs="Times New Roman"/>
          <w:sz w:val="20"/>
          <w:szCs w:val="22"/>
        </w:rPr>
        <w:t>, 2014</w:t>
      </w:r>
    </w:p>
    <w:p w14:paraId="4C444517" w14:textId="77777777" w:rsidR="00C37DB3" w:rsidRDefault="00CD5B6C" w:rsidP="005E5091">
      <w:pPr>
        <w:rPr>
          <w:rFonts w:ascii="Times New Roman" w:hAnsi="Times New Roman" w:cs="Times New Roman"/>
          <w:sz w:val="20"/>
          <w:szCs w:val="22"/>
        </w:rPr>
      </w:pPr>
      <w:r w:rsidRPr="00F95FA8">
        <w:rPr>
          <w:rFonts w:ascii="Times New Roman" w:hAnsi="Times New Roman" w:cs="Times New Roman"/>
          <w:sz w:val="20"/>
          <w:szCs w:val="22"/>
        </w:rPr>
        <w:t xml:space="preserve"> </w:t>
      </w:r>
      <w:hyperlink r:id="rId30" w:history="1">
        <w:r w:rsidRPr="00F95FA8">
          <w:rPr>
            <w:rStyle w:val="Hyperlink"/>
            <w:rFonts w:ascii="Times New Roman" w:hAnsi="Times New Roman" w:cs="Times New Roman"/>
            <w:sz w:val="20"/>
            <w:szCs w:val="22"/>
          </w:rPr>
          <w:t>http://www.transperth.wa.gov.au/</w:t>
        </w:r>
      </w:hyperlink>
      <w:r w:rsidRPr="00F95FA8">
        <w:rPr>
          <w:rFonts w:ascii="Times New Roman" w:hAnsi="Times New Roman" w:cs="Times New Roman"/>
          <w:sz w:val="20"/>
          <w:szCs w:val="22"/>
        </w:rPr>
        <w:t xml:space="preserve"> </w:t>
      </w:r>
    </w:p>
    <w:p w14:paraId="721B73AC" w14:textId="77777777" w:rsidR="00C37DB3" w:rsidRDefault="00C37DB3" w:rsidP="005E5091">
      <w:pPr>
        <w:rPr>
          <w:rFonts w:ascii="Times New Roman" w:hAnsi="Times New Roman" w:cs="Times New Roman"/>
          <w:sz w:val="20"/>
          <w:szCs w:val="22"/>
        </w:rPr>
      </w:pPr>
    </w:p>
    <w:p w14:paraId="2231720A" w14:textId="77777777" w:rsidR="00C5686C" w:rsidRPr="00C5686C" w:rsidRDefault="00C37DB3" w:rsidP="00074D72">
      <w:pPr>
        <w:ind w:left="426" w:hanging="426"/>
        <w:rPr>
          <w:rFonts w:ascii="Times New Roman" w:hAnsi="Times New Roman" w:cs="Times New Roman"/>
          <w:noProof/>
          <w:sz w:val="22"/>
          <w:szCs w:val="22"/>
        </w:rPr>
      </w:pPr>
      <w:r>
        <w:rPr>
          <w:rFonts w:ascii="Times New Roman" w:hAnsi="Times New Roman" w:cs="Times New Roman"/>
          <w:sz w:val="20"/>
          <w:szCs w:val="22"/>
        </w:rPr>
        <w:fldChar w:fldCharType="begin"/>
      </w:r>
      <w:r>
        <w:rPr>
          <w:rFonts w:ascii="Times New Roman" w:hAnsi="Times New Roman" w:cs="Times New Roman"/>
          <w:sz w:val="20"/>
          <w:szCs w:val="22"/>
        </w:rPr>
        <w:instrText xml:space="preserve"> ADDIN EN.REFLIST </w:instrText>
      </w:r>
      <w:r>
        <w:rPr>
          <w:rFonts w:ascii="Times New Roman" w:hAnsi="Times New Roman" w:cs="Times New Roman"/>
          <w:sz w:val="20"/>
          <w:szCs w:val="22"/>
        </w:rPr>
        <w:fldChar w:fldCharType="separate"/>
      </w:r>
      <w:bookmarkStart w:id="93" w:name="_ENREF_1"/>
      <w:r w:rsidR="00C5686C" w:rsidRPr="00C5686C">
        <w:rPr>
          <w:rFonts w:ascii="Times New Roman" w:hAnsi="Times New Roman" w:cs="Times New Roman"/>
          <w:noProof/>
          <w:sz w:val="22"/>
          <w:szCs w:val="22"/>
        </w:rPr>
        <w:t xml:space="preserve">[1] </w:t>
      </w:r>
      <w:r w:rsidR="00C5686C" w:rsidRPr="00C5686C">
        <w:rPr>
          <w:rFonts w:ascii="Times New Roman" w:hAnsi="Times New Roman" w:cs="Times New Roman"/>
          <w:noProof/>
          <w:sz w:val="22"/>
          <w:szCs w:val="22"/>
        </w:rPr>
        <w:tab/>
        <w:t>Gass, V, Schmidt, J, Schmid, E, Analysis of alternative policy instruments to promote electric vehicles in Austria, in:  World Renewable Energy Congress 2011, Linkoping, Sweden, 2011, pp. 3525-32.</w:t>
      </w:r>
      <w:bookmarkEnd w:id="93"/>
    </w:p>
    <w:p w14:paraId="5DF0BA7B" w14:textId="77777777" w:rsidR="00C5686C" w:rsidRPr="00C5686C" w:rsidRDefault="00C5686C" w:rsidP="00074D72">
      <w:pPr>
        <w:ind w:left="426" w:hanging="426"/>
        <w:rPr>
          <w:rFonts w:ascii="Times New Roman" w:hAnsi="Times New Roman" w:cs="Times New Roman"/>
          <w:noProof/>
          <w:sz w:val="22"/>
          <w:szCs w:val="22"/>
        </w:rPr>
      </w:pPr>
      <w:bookmarkStart w:id="94" w:name="_ENREF_2"/>
      <w:r w:rsidRPr="00C5686C">
        <w:rPr>
          <w:rFonts w:ascii="Times New Roman" w:hAnsi="Times New Roman" w:cs="Times New Roman"/>
          <w:noProof/>
          <w:sz w:val="22"/>
          <w:szCs w:val="22"/>
        </w:rPr>
        <w:t xml:space="preserve">[2] </w:t>
      </w:r>
      <w:r w:rsidRPr="00C5686C">
        <w:rPr>
          <w:rFonts w:ascii="Times New Roman" w:hAnsi="Times New Roman" w:cs="Times New Roman"/>
          <w:noProof/>
          <w:sz w:val="22"/>
          <w:szCs w:val="22"/>
        </w:rPr>
        <w:tab/>
        <w:t>Morrow, K, Karner, D, Francfort, J, Plug-in hybrid electric vehicle charging infrastructure review - final report, U.S. Department of Energy vehicle technologies program - advanced vehicle testing activity, 2008 Idaho, USA, U.S. Department of Energy.</w:t>
      </w:r>
      <w:bookmarkEnd w:id="94"/>
    </w:p>
    <w:p w14:paraId="772EDA25" w14:textId="77777777" w:rsidR="00C5686C" w:rsidRPr="00C5686C" w:rsidRDefault="00C5686C" w:rsidP="00074D72">
      <w:pPr>
        <w:ind w:left="426" w:hanging="426"/>
        <w:rPr>
          <w:rFonts w:ascii="Times New Roman" w:hAnsi="Times New Roman" w:cs="Times New Roman"/>
          <w:noProof/>
          <w:sz w:val="22"/>
          <w:szCs w:val="22"/>
        </w:rPr>
      </w:pPr>
      <w:bookmarkStart w:id="95" w:name="_ENREF_3"/>
      <w:r w:rsidRPr="00C5686C">
        <w:rPr>
          <w:rFonts w:ascii="Times New Roman" w:hAnsi="Times New Roman" w:cs="Times New Roman"/>
          <w:noProof/>
          <w:sz w:val="22"/>
          <w:szCs w:val="22"/>
        </w:rPr>
        <w:t xml:space="preserve">[3] </w:t>
      </w:r>
      <w:r w:rsidRPr="00C5686C">
        <w:rPr>
          <w:rFonts w:ascii="Times New Roman" w:hAnsi="Times New Roman" w:cs="Times New Roman"/>
          <w:noProof/>
          <w:sz w:val="22"/>
          <w:szCs w:val="22"/>
        </w:rPr>
        <w:tab/>
        <w:t>Dunstan, C, Usher, J, Ross, K, Christie, L, Paevere, P, Supporting electric vehicle adoption in Australia: barriers and policy solutions, 2011 Sydney, Australia, CSIRO and the Institute for Sustainable Futures, UTS.</w:t>
      </w:r>
      <w:bookmarkEnd w:id="95"/>
    </w:p>
    <w:p w14:paraId="5B73B8FF" w14:textId="77777777" w:rsidR="00C5686C" w:rsidRPr="00C5686C" w:rsidRDefault="00C5686C" w:rsidP="00074D72">
      <w:pPr>
        <w:ind w:left="426" w:hanging="426"/>
        <w:rPr>
          <w:rFonts w:ascii="Times New Roman" w:hAnsi="Times New Roman" w:cs="Times New Roman"/>
          <w:noProof/>
          <w:sz w:val="22"/>
          <w:szCs w:val="22"/>
        </w:rPr>
      </w:pPr>
      <w:bookmarkStart w:id="96" w:name="_ENREF_4"/>
      <w:r w:rsidRPr="00C5686C">
        <w:rPr>
          <w:rFonts w:ascii="Times New Roman" w:hAnsi="Times New Roman" w:cs="Times New Roman"/>
          <w:noProof/>
          <w:sz w:val="22"/>
          <w:szCs w:val="22"/>
        </w:rPr>
        <w:t xml:space="preserve">[4] </w:t>
      </w:r>
      <w:r w:rsidRPr="00C5686C">
        <w:rPr>
          <w:rFonts w:ascii="Times New Roman" w:hAnsi="Times New Roman" w:cs="Times New Roman"/>
          <w:noProof/>
          <w:sz w:val="22"/>
          <w:szCs w:val="22"/>
        </w:rPr>
        <w:tab/>
        <w:t>Mullan, J, Harries, D, Bräunl, T, Whitely, S, Modelling the impacts of electric vehicle recharging on the Western Australian electricity supply system, Energy Policy 2011;39(7):4349-59.</w:t>
      </w:r>
      <w:bookmarkEnd w:id="96"/>
    </w:p>
    <w:p w14:paraId="018CFCB6" w14:textId="77777777" w:rsidR="00C5686C" w:rsidRPr="00C5686C" w:rsidRDefault="00C5686C" w:rsidP="00074D72">
      <w:pPr>
        <w:ind w:left="426" w:hanging="426"/>
        <w:rPr>
          <w:rFonts w:ascii="Times New Roman" w:hAnsi="Times New Roman" w:cs="Times New Roman"/>
          <w:noProof/>
          <w:sz w:val="22"/>
          <w:szCs w:val="22"/>
        </w:rPr>
      </w:pPr>
      <w:bookmarkStart w:id="97" w:name="_ENREF_5"/>
      <w:r w:rsidRPr="00C5686C">
        <w:rPr>
          <w:rFonts w:ascii="Times New Roman" w:hAnsi="Times New Roman" w:cs="Times New Roman"/>
          <w:noProof/>
          <w:sz w:val="22"/>
          <w:szCs w:val="22"/>
        </w:rPr>
        <w:t xml:space="preserve">[5] </w:t>
      </w:r>
      <w:r w:rsidRPr="00C5686C">
        <w:rPr>
          <w:rFonts w:ascii="Times New Roman" w:hAnsi="Times New Roman" w:cs="Times New Roman"/>
          <w:noProof/>
          <w:sz w:val="22"/>
          <w:szCs w:val="22"/>
        </w:rPr>
        <w:tab/>
        <w:t>Mullan, J, Harries, D, Bräunl, T, Whitely, S, The technical, economic and commercial viability of the vehicle-to-grid concept, Energy Policy 2012;48(Special section: frontiers of sustainability):394-406.</w:t>
      </w:r>
      <w:bookmarkEnd w:id="97"/>
    </w:p>
    <w:p w14:paraId="18C77F14" w14:textId="77777777" w:rsidR="00C5686C" w:rsidRPr="00C5686C" w:rsidRDefault="00C5686C" w:rsidP="00074D72">
      <w:pPr>
        <w:ind w:left="426" w:hanging="426"/>
        <w:rPr>
          <w:rFonts w:ascii="Times New Roman" w:hAnsi="Times New Roman" w:cs="Times New Roman"/>
          <w:noProof/>
          <w:sz w:val="22"/>
          <w:szCs w:val="22"/>
        </w:rPr>
      </w:pPr>
      <w:bookmarkStart w:id="98" w:name="_ENREF_6"/>
      <w:r w:rsidRPr="00C5686C">
        <w:rPr>
          <w:rFonts w:ascii="Times New Roman" w:hAnsi="Times New Roman" w:cs="Times New Roman"/>
          <w:noProof/>
          <w:sz w:val="22"/>
          <w:szCs w:val="22"/>
        </w:rPr>
        <w:t xml:space="preserve">[6] </w:t>
      </w:r>
      <w:r w:rsidRPr="00C5686C">
        <w:rPr>
          <w:rFonts w:ascii="Times New Roman" w:hAnsi="Times New Roman" w:cs="Times New Roman"/>
          <w:noProof/>
          <w:sz w:val="22"/>
          <w:szCs w:val="22"/>
        </w:rPr>
        <w:tab/>
        <w:t>Wager, G, McHenry, MP, Whale, J, Bräunl, T, Testing energy efficiency and driving range of electric vehicles in relation to gear selection, Renewable Energy 2014;62:303-12.</w:t>
      </w:r>
      <w:bookmarkEnd w:id="98"/>
    </w:p>
    <w:p w14:paraId="3862D525" w14:textId="77777777" w:rsidR="00C5686C" w:rsidRPr="00C5686C" w:rsidRDefault="00C5686C" w:rsidP="00074D72">
      <w:pPr>
        <w:ind w:left="426" w:hanging="426"/>
        <w:rPr>
          <w:rFonts w:ascii="Times New Roman" w:hAnsi="Times New Roman" w:cs="Times New Roman"/>
          <w:noProof/>
          <w:sz w:val="22"/>
          <w:szCs w:val="22"/>
        </w:rPr>
      </w:pPr>
      <w:bookmarkStart w:id="99" w:name="_ENREF_7"/>
      <w:r w:rsidRPr="00C5686C">
        <w:rPr>
          <w:rFonts w:ascii="Times New Roman" w:hAnsi="Times New Roman" w:cs="Times New Roman"/>
          <w:noProof/>
          <w:sz w:val="22"/>
          <w:szCs w:val="22"/>
        </w:rPr>
        <w:t xml:space="preserve">[7] </w:t>
      </w:r>
      <w:r w:rsidRPr="00C5686C">
        <w:rPr>
          <w:rFonts w:ascii="Times New Roman" w:hAnsi="Times New Roman" w:cs="Times New Roman"/>
          <w:noProof/>
          <w:sz w:val="22"/>
          <w:szCs w:val="22"/>
        </w:rPr>
        <w:tab/>
        <w:t>Lund, H, Kempton, W, Integration of renewable energy into the transport and electricity sectors through V2G, Energy Policy 2008;36:3578-87.</w:t>
      </w:r>
      <w:bookmarkEnd w:id="99"/>
    </w:p>
    <w:p w14:paraId="4297B83B" w14:textId="77777777" w:rsidR="00C5686C" w:rsidRPr="00C5686C" w:rsidRDefault="00C5686C" w:rsidP="00074D72">
      <w:pPr>
        <w:ind w:left="426" w:hanging="426"/>
        <w:rPr>
          <w:rFonts w:ascii="Times New Roman" w:hAnsi="Times New Roman" w:cs="Times New Roman"/>
          <w:noProof/>
          <w:sz w:val="22"/>
          <w:szCs w:val="22"/>
        </w:rPr>
      </w:pPr>
      <w:bookmarkStart w:id="100" w:name="_ENREF_8"/>
      <w:r w:rsidRPr="00C5686C">
        <w:rPr>
          <w:rFonts w:ascii="Times New Roman" w:hAnsi="Times New Roman" w:cs="Times New Roman"/>
          <w:noProof/>
          <w:sz w:val="22"/>
          <w:szCs w:val="22"/>
        </w:rPr>
        <w:lastRenderedPageBreak/>
        <w:t xml:space="preserve">[8] </w:t>
      </w:r>
      <w:r w:rsidRPr="00C5686C">
        <w:rPr>
          <w:rFonts w:ascii="Times New Roman" w:hAnsi="Times New Roman" w:cs="Times New Roman"/>
          <w:noProof/>
          <w:sz w:val="22"/>
          <w:szCs w:val="22"/>
        </w:rPr>
        <w:tab/>
        <w:t>McHenry, MP, Technical and governance considerations for advanced metering infrastructure/smart meters: technology, security, uncertainty, costs, benefits, and risks, Energy Policy 2013;59:834-42.</w:t>
      </w:r>
      <w:bookmarkEnd w:id="100"/>
    </w:p>
    <w:p w14:paraId="5183920A" w14:textId="77777777" w:rsidR="00C5686C" w:rsidRPr="00C5686C" w:rsidRDefault="00C5686C" w:rsidP="00074D72">
      <w:pPr>
        <w:ind w:left="426" w:hanging="426"/>
        <w:rPr>
          <w:rFonts w:ascii="Times New Roman" w:hAnsi="Times New Roman" w:cs="Times New Roman"/>
          <w:noProof/>
          <w:sz w:val="22"/>
          <w:szCs w:val="22"/>
        </w:rPr>
      </w:pPr>
      <w:bookmarkStart w:id="101" w:name="_ENREF_9"/>
      <w:r w:rsidRPr="00C5686C">
        <w:rPr>
          <w:rFonts w:ascii="Times New Roman" w:hAnsi="Times New Roman" w:cs="Times New Roman"/>
          <w:noProof/>
          <w:sz w:val="22"/>
          <w:szCs w:val="22"/>
        </w:rPr>
        <w:t xml:space="preserve">[9] </w:t>
      </w:r>
      <w:r w:rsidRPr="00C5686C">
        <w:rPr>
          <w:rFonts w:ascii="Times New Roman" w:hAnsi="Times New Roman" w:cs="Times New Roman"/>
          <w:noProof/>
          <w:sz w:val="22"/>
          <w:szCs w:val="22"/>
        </w:rPr>
        <w:tab/>
        <w:t>McHenry, MP, Schultz, M, O’Mara, K, Wholesale electricity markets and electricity networks: balancing supply reliability, technical governance, and market trading in the context of Western Australian energy disaggregation and marketisation, in: A.R. McAdams (Ed.) Advances in Energy Research, Volume 5, Nova Science Publishers, Hauppauge, New York, 2011.</w:t>
      </w:r>
      <w:bookmarkEnd w:id="101"/>
    </w:p>
    <w:p w14:paraId="3F8664F9" w14:textId="77777777" w:rsidR="00C5686C" w:rsidRPr="00C5686C" w:rsidRDefault="00C5686C" w:rsidP="00074D72">
      <w:pPr>
        <w:ind w:left="426" w:hanging="426"/>
        <w:rPr>
          <w:rFonts w:ascii="Times New Roman" w:hAnsi="Times New Roman" w:cs="Times New Roman"/>
          <w:noProof/>
          <w:sz w:val="22"/>
          <w:szCs w:val="22"/>
        </w:rPr>
      </w:pPr>
      <w:bookmarkStart w:id="102" w:name="_ENREF_10"/>
      <w:r w:rsidRPr="00C5686C">
        <w:rPr>
          <w:rFonts w:ascii="Times New Roman" w:hAnsi="Times New Roman" w:cs="Times New Roman"/>
          <w:noProof/>
          <w:sz w:val="22"/>
          <w:szCs w:val="22"/>
        </w:rPr>
        <w:t xml:space="preserve">[10] </w:t>
      </w:r>
      <w:r w:rsidRPr="00C5686C">
        <w:rPr>
          <w:rFonts w:ascii="Times New Roman" w:hAnsi="Times New Roman" w:cs="Times New Roman"/>
          <w:noProof/>
          <w:sz w:val="22"/>
          <w:szCs w:val="22"/>
        </w:rPr>
        <w:tab/>
        <w:t>Usher, J, Horgan, C, Dunstan, C, Paevere, P, Plugging in: a technical and institutional assessment of electric vehicles and the grid in Australia, Sydney, Australia, 2011 CSIRO and the Institute for Sustainable Futures, UTS.</w:t>
      </w:r>
      <w:bookmarkEnd w:id="102"/>
    </w:p>
    <w:p w14:paraId="21DC680B" w14:textId="77777777" w:rsidR="00C5686C" w:rsidRPr="00C5686C" w:rsidRDefault="00C5686C" w:rsidP="00074D72">
      <w:pPr>
        <w:ind w:left="426" w:hanging="426"/>
        <w:rPr>
          <w:rFonts w:ascii="Times New Roman" w:hAnsi="Times New Roman" w:cs="Times New Roman"/>
          <w:noProof/>
          <w:sz w:val="22"/>
          <w:szCs w:val="22"/>
        </w:rPr>
      </w:pPr>
      <w:bookmarkStart w:id="103" w:name="_ENREF_11"/>
      <w:r w:rsidRPr="00C5686C">
        <w:rPr>
          <w:rFonts w:ascii="Times New Roman" w:hAnsi="Times New Roman" w:cs="Times New Roman"/>
          <w:noProof/>
          <w:sz w:val="22"/>
          <w:szCs w:val="22"/>
        </w:rPr>
        <w:t xml:space="preserve">[11] </w:t>
      </w:r>
      <w:r w:rsidRPr="00C5686C">
        <w:rPr>
          <w:rFonts w:ascii="Times New Roman" w:hAnsi="Times New Roman" w:cs="Times New Roman"/>
          <w:noProof/>
          <w:sz w:val="22"/>
          <w:szCs w:val="22"/>
        </w:rPr>
        <w:tab/>
        <w:t>Foley, A, Tyther, B, P, C, Ó Gallachóir, B, Impacts of electric vehicle charging under electricity market operations, Applied Energy 2013;101:93-102.</w:t>
      </w:r>
      <w:bookmarkEnd w:id="103"/>
    </w:p>
    <w:p w14:paraId="1F9041B1" w14:textId="77777777" w:rsidR="00C5686C" w:rsidRPr="00C5686C" w:rsidRDefault="00C5686C" w:rsidP="00074D72">
      <w:pPr>
        <w:ind w:left="426" w:hanging="426"/>
        <w:rPr>
          <w:rFonts w:ascii="Times New Roman" w:hAnsi="Times New Roman" w:cs="Times New Roman"/>
          <w:noProof/>
          <w:sz w:val="22"/>
          <w:szCs w:val="22"/>
        </w:rPr>
      </w:pPr>
      <w:bookmarkStart w:id="104" w:name="_ENREF_12"/>
      <w:r w:rsidRPr="00C5686C">
        <w:rPr>
          <w:rFonts w:ascii="Times New Roman" w:hAnsi="Times New Roman" w:cs="Times New Roman"/>
          <w:noProof/>
          <w:sz w:val="22"/>
          <w:szCs w:val="22"/>
        </w:rPr>
        <w:t xml:space="preserve">[12] </w:t>
      </w:r>
      <w:r w:rsidRPr="00C5686C">
        <w:rPr>
          <w:rFonts w:ascii="Times New Roman" w:hAnsi="Times New Roman" w:cs="Times New Roman"/>
          <w:noProof/>
          <w:sz w:val="22"/>
          <w:szCs w:val="22"/>
        </w:rPr>
        <w:tab/>
        <w:t>Saarenpää, J, Kolehmainen, M, Niska, H, Geodemographic analysis and estimation of early plug-in hybrid electric vehicle adoption, Applied Energy 2013;107:456-64.</w:t>
      </w:r>
      <w:bookmarkEnd w:id="104"/>
    </w:p>
    <w:p w14:paraId="7C34F904" w14:textId="77777777" w:rsidR="00C5686C" w:rsidRPr="00C5686C" w:rsidRDefault="00C5686C" w:rsidP="00074D72">
      <w:pPr>
        <w:ind w:left="426" w:hanging="426"/>
        <w:rPr>
          <w:rFonts w:ascii="Times New Roman" w:hAnsi="Times New Roman" w:cs="Times New Roman"/>
          <w:noProof/>
          <w:sz w:val="22"/>
          <w:szCs w:val="22"/>
        </w:rPr>
      </w:pPr>
      <w:bookmarkStart w:id="105" w:name="_ENREF_13"/>
      <w:r w:rsidRPr="00C5686C">
        <w:rPr>
          <w:rFonts w:ascii="Times New Roman" w:hAnsi="Times New Roman" w:cs="Times New Roman"/>
          <w:noProof/>
          <w:sz w:val="22"/>
          <w:szCs w:val="22"/>
        </w:rPr>
        <w:t xml:space="preserve">[13] </w:t>
      </w:r>
      <w:r w:rsidRPr="00C5686C">
        <w:rPr>
          <w:rFonts w:ascii="Times New Roman" w:hAnsi="Times New Roman" w:cs="Times New Roman"/>
          <w:noProof/>
          <w:sz w:val="22"/>
          <w:szCs w:val="22"/>
        </w:rPr>
        <w:tab/>
        <w:t>Bradley, TH, Frank, AA, Design, demonstrations and sustainability impact assessments for plug-in hybrid electric vehicles, Renewable and Sustainable Energy Reviews 2009;13:115-28.</w:t>
      </w:r>
      <w:bookmarkEnd w:id="105"/>
    </w:p>
    <w:p w14:paraId="174206DE" w14:textId="77777777" w:rsidR="00C5686C" w:rsidRPr="00C5686C" w:rsidRDefault="00C5686C" w:rsidP="00074D72">
      <w:pPr>
        <w:ind w:left="426" w:hanging="426"/>
        <w:rPr>
          <w:rFonts w:ascii="Times New Roman" w:hAnsi="Times New Roman" w:cs="Times New Roman"/>
          <w:noProof/>
          <w:sz w:val="22"/>
          <w:szCs w:val="22"/>
        </w:rPr>
      </w:pPr>
      <w:bookmarkStart w:id="106" w:name="_ENREF_14"/>
      <w:r w:rsidRPr="00C5686C">
        <w:rPr>
          <w:rFonts w:ascii="Times New Roman" w:hAnsi="Times New Roman" w:cs="Times New Roman"/>
          <w:noProof/>
          <w:sz w:val="22"/>
          <w:szCs w:val="22"/>
        </w:rPr>
        <w:t xml:space="preserve">[14] </w:t>
      </w:r>
      <w:r w:rsidRPr="00C5686C">
        <w:rPr>
          <w:rFonts w:ascii="Times New Roman" w:hAnsi="Times New Roman" w:cs="Times New Roman"/>
          <w:noProof/>
          <w:sz w:val="22"/>
          <w:szCs w:val="22"/>
        </w:rPr>
        <w:tab/>
        <w:t>Opila, DF, Wang, X, McGee, R, Cook, JA, Grizzle, JW, Performance comparison of hybrid vehicle energy management controllers on real-world drive cycle data, in:  2009 American Control Conference, St Louis, USA, 2009.</w:t>
      </w:r>
      <w:bookmarkEnd w:id="106"/>
    </w:p>
    <w:p w14:paraId="5B0E223A" w14:textId="77777777" w:rsidR="00C5686C" w:rsidRPr="00C5686C" w:rsidRDefault="00C5686C" w:rsidP="00074D72">
      <w:pPr>
        <w:ind w:left="426" w:hanging="426"/>
        <w:rPr>
          <w:rFonts w:ascii="Times New Roman" w:hAnsi="Times New Roman" w:cs="Times New Roman"/>
          <w:noProof/>
          <w:sz w:val="22"/>
          <w:szCs w:val="22"/>
        </w:rPr>
      </w:pPr>
      <w:bookmarkStart w:id="107" w:name="_ENREF_15"/>
      <w:r w:rsidRPr="00C5686C">
        <w:rPr>
          <w:rFonts w:ascii="Times New Roman" w:hAnsi="Times New Roman" w:cs="Times New Roman"/>
          <w:noProof/>
          <w:sz w:val="22"/>
          <w:szCs w:val="22"/>
        </w:rPr>
        <w:t xml:space="preserve">[15] </w:t>
      </w:r>
      <w:r w:rsidRPr="00C5686C">
        <w:rPr>
          <w:rFonts w:ascii="Times New Roman" w:hAnsi="Times New Roman" w:cs="Times New Roman"/>
          <w:noProof/>
          <w:sz w:val="22"/>
          <w:szCs w:val="22"/>
        </w:rPr>
        <w:tab/>
        <w:t>Kelly, JC, MacDonald, JS, Keoleian, GA, Time-dependent plug-in hybrid electric vehicle charging based on national driving patterns and demographics, Applied Energy 2012;94:395-405.</w:t>
      </w:r>
      <w:bookmarkEnd w:id="107"/>
    </w:p>
    <w:p w14:paraId="4843F206" w14:textId="77777777" w:rsidR="00C5686C" w:rsidRPr="00C5686C" w:rsidRDefault="00C5686C" w:rsidP="00074D72">
      <w:pPr>
        <w:ind w:left="426" w:hanging="426"/>
        <w:rPr>
          <w:rFonts w:ascii="Times New Roman" w:hAnsi="Times New Roman" w:cs="Times New Roman"/>
          <w:noProof/>
          <w:sz w:val="22"/>
          <w:szCs w:val="22"/>
        </w:rPr>
      </w:pPr>
      <w:bookmarkStart w:id="108" w:name="_ENREF_16"/>
      <w:r w:rsidRPr="00C5686C">
        <w:rPr>
          <w:rFonts w:ascii="Times New Roman" w:hAnsi="Times New Roman" w:cs="Times New Roman"/>
          <w:noProof/>
          <w:sz w:val="22"/>
          <w:szCs w:val="22"/>
        </w:rPr>
        <w:t xml:space="preserve">[16] </w:t>
      </w:r>
      <w:r w:rsidRPr="00C5686C">
        <w:rPr>
          <w:rFonts w:ascii="Times New Roman" w:hAnsi="Times New Roman" w:cs="Times New Roman"/>
          <w:noProof/>
          <w:sz w:val="22"/>
          <w:szCs w:val="22"/>
        </w:rPr>
        <w:tab/>
        <w:t xml:space="preserve">Walsh, C, Bingham, C, Electric drive vehicle deployment in the UK, 2009, Available from: </w:t>
      </w:r>
      <w:hyperlink r:id="rId31" w:history="1">
        <w:r w:rsidRPr="00C5686C">
          <w:rPr>
            <w:rStyle w:val="Hyperlink"/>
            <w:rFonts w:ascii="Times New Roman" w:hAnsi="Times New Roman" w:cs="Times New Roman"/>
            <w:noProof/>
            <w:sz w:val="22"/>
            <w:szCs w:val="22"/>
          </w:rPr>
          <w:t>http://www.cenex.co.uk/LinkClick.aspx?fileticket=VTnvk0HUiPE%3D&amp;tab</w:t>
        </w:r>
      </w:hyperlink>
      <w:r w:rsidRPr="00C5686C">
        <w:rPr>
          <w:rFonts w:ascii="Times New Roman" w:hAnsi="Times New Roman" w:cs="Times New Roman"/>
          <w:noProof/>
          <w:sz w:val="22"/>
          <w:szCs w:val="22"/>
        </w:rPr>
        <w:t xml:space="preserve"> (accessed 29 January 2013).</w:t>
      </w:r>
      <w:bookmarkEnd w:id="108"/>
    </w:p>
    <w:p w14:paraId="71A899AE" w14:textId="77777777" w:rsidR="00C5686C" w:rsidRPr="00C5686C" w:rsidRDefault="00C5686C" w:rsidP="00074D72">
      <w:pPr>
        <w:ind w:left="426" w:hanging="426"/>
        <w:rPr>
          <w:rFonts w:ascii="Times New Roman" w:hAnsi="Times New Roman" w:cs="Times New Roman"/>
          <w:noProof/>
          <w:sz w:val="22"/>
          <w:szCs w:val="22"/>
        </w:rPr>
      </w:pPr>
      <w:bookmarkStart w:id="109" w:name="_ENREF_17"/>
      <w:r w:rsidRPr="00C5686C">
        <w:rPr>
          <w:rFonts w:ascii="Times New Roman" w:hAnsi="Times New Roman" w:cs="Times New Roman"/>
          <w:noProof/>
          <w:sz w:val="22"/>
          <w:szCs w:val="22"/>
        </w:rPr>
        <w:t xml:space="preserve">[17] </w:t>
      </w:r>
      <w:r w:rsidRPr="00C5686C">
        <w:rPr>
          <w:rFonts w:ascii="Times New Roman" w:hAnsi="Times New Roman" w:cs="Times New Roman"/>
          <w:noProof/>
          <w:sz w:val="22"/>
          <w:szCs w:val="22"/>
        </w:rPr>
        <w:tab/>
        <w:t>Francfort, JE, Carlson, RB, Kirkpatrick, ML, Shirk, MG, Smart, JG, White, SE, Plug-in hybrid electric vehicle fuel use reporting methods and results 2009 Idaho Falls, USA, U.S. Department of Energy.</w:t>
      </w:r>
      <w:bookmarkEnd w:id="109"/>
    </w:p>
    <w:p w14:paraId="6C1CAFAE" w14:textId="77777777" w:rsidR="00C5686C" w:rsidRPr="00C5686C" w:rsidRDefault="00C5686C" w:rsidP="00074D72">
      <w:pPr>
        <w:ind w:left="426" w:hanging="426"/>
        <w:rPr>
          <w:rFonts w:ascii="Times New Roman" w:hAnsi="Times New Roman" w:cs="Times New Roman"/>
          <w:noProof/>
          <w:sz w:val="22"/>
          <w:szCs w:val="22"/>
        </w:rPr>
      </w:pPr>
      <w:bookmarkStart w:id="110" w:name="_ENREF_18"/>
      <w:r w:rsidRPr="00C5686C">
        <w:rPr>
          <w:rFonts w:ascii="Times New Roman" w:hAnsi="Times New Roman" w:cs="Times New Roman"/>
          <w:noProof/>
          <w:sz w:val="22"/>
          <w:szCs w:val="22"/>
        </w:rPr>
        <w:t xml:space="preserve">[18] </w:t>
      </w:r>
      <w:r w:rsidRPr="00C5686C">
        <w:rPr>
          <w:rFonts w:ascii="Times New Roman" w:hAnsi="Times New Roman" w:cs="Times New Roman"/>
          <w:noProof/>
          <w:sz w:val="22"/>
          <w:szCs w:val="22"/>
        </w:rPr>
        <w:tab/>
        <w:t xml:space="preserve">Walsh, C, Carroll, S, Eastlake, A, Blythe, P, Electric vehicle driving style and duty variation performance study, 2010, Available from: </w:t>
      </w:r>
      <w:hyperlink r:id="rId32" w:history="1">
        <w:r w:rsidRPr="00C5686C">
          <w:rPr>
            <w:rStyle w:val="Hyperlink"/>
            <w:rFonts w:ascii="Times New Roman" w:hAnsi="Times New Roman" w:cs="Times New Roman"/>
            <w:noProof/>
            <w:sz w:val="22"/>
            <w:szCs w:val="22"/>
          </w:rPr>
          <w:t>http://www.cenex.co.uk/LinkClick.aspx?fileticket=yALcN9hPtbo%3D&amp;tabid=119&amp;mid=695</w:t>
        </w:r>
      </w:hyperlink>
      <w:r w:rsidRPr="00C5686C">
        <w:rPr>
          <w:rFonts w:ascii="Times New Roman" w:hAnsi="Times New Roman" w:cs="Times New Roman"/>
          <w:noProof/>
          <w:sz w:val="22"/>
          <w:szCs w:val="22"/>
        </w:rPr>
        <w:t xml:space="preserve"> (accessed 29 January 2013).</w:t>
      </w:r>
      <w:bookmarkEnd w:id="110"/>
    </w:p>
    <w:p w14:paraId="238C8FA3" w14:textId="77777777" w:rsidR="00C5686C" w:rsidRPr="00C5686C" w:rsidRDefault="00C5686C" w:rsidP="00074D72">
      <w:pPr>
        <w:ind w:left="426" w:hanging="426"/>
        <w:rPr>
          <w:rFonts w:ascii="Times New Roman" w:hAnsi="Times New Roman" w:cs="Times New Roman"/>
          <w:noProof/>
          <w:sz w:val="22"/>
          <w:szCs w:val="22"/>
        </w:rPr>
      </w:pPr>
      <w:bookmarkStart w:id="111" w:name="_ENREF_19"/>
      <w:r w:rsidRPr="00C5686C">
        <w:rPr>
          <w:rFonts w:ascii="Times New Roman" w:hAnsi="Times New Roman" w:cs="Times New Roman"/>
          <w:noProof/>
          <w:sz w:val="22"/>
          <w:szCs w:val="22"/>
        </w:rPr>
        <w:t xml:space="preserve">[19] </w:t>
      </w:r>
      <w:r w:rsidRPr="00C5686C">
        <w:rPr>
          <w:rFonts w:ascii="Times New Roman" w:hAnsi="Times New Roman" w:cs="Times New Roman"/>
          <w:noProof/>
          <w:sz w:val="22"/>
          <w:szCs w:val="22"/>
        </w:rPr>
        <w:tab/>
        <w:t>Tie, SF, Tan, CW, A review of energy sources and energy management system in electric vehicles, Renewable and Sustainable Energy Reviews 2013;20:82-102.</w:t>
      </w:r>
      <w:bookmarkEnd w:id="111"/>
    </w:p>
    <w:p w14:paraId="626F2991" w14:textId="77777777" w:rsidR="00C5686C" w:rsidRPr="00C5686C" w:rsidRDefault="00C5686C" w:rsidP="00074D72">
      <w:pPr>
        <w:ind w:left="426" w:hanging="426"/>
        <w:rPr>
          <w:rFonts w:ascii="Times New Roman" w:hAnsi="Times New Roman" w:cs="Times New Roman"/>
          <w:noProof/>
          <w:sz w:val="22"/>
          <w:szCs w:val="22"/>
        </w:rPr>
      </w:pPr>
      <w:bookmarkStart w:id="112" w:name="_ENREF_20"/>
      <w:r w:rsidRPr="00C5686C">
        <w:rPr>
          <w:rFonts w:ascii="Times New Roman" w:hAnsi="Times New Roman" w:cs="Times New Roman"/>
          <w:noProof/>
          <w:sz w:val="22"/>
          <w:szCs w:val="22"/>
        </w:rPr>
        <w:t xml:space="preserve">[20] </w:t>
      </w:r>
      <w:r w:rsidRPr="00C5686C">
        <w:rPr>
          <w:rFonts w:ascii="Times New Roman" w:hAnsi="Times New Roman" w:cs="Times New Roman"/>
          <w:noProof/>
          <w:sz w:val="22"/>
          <w:szCs w:val="22"/>
        </w:rPr>
        <w:tab/>
        <w:t>Zhang, H, Dai, L, Xu, G, Li, Y, Chen, W, Tao, W-Q, Studies of air-flow and temperature fields inside a passenger compartment for improving thermal comfort and saving energy. Part I: Test/numerical model and validation, Applied Thermal Engineering 2009;29(10):2022-7.</w:t>
      </w:r>
      <w:bookmarkEnd w:id="112"/>
    </w:p>
    <w:p w14:paraId="5D9A9935" w14:textId="77777777" w:rsidR="00C5686C" w:rsidRPr="00C5686C" w:rsidRDefault="00C5686C" w:rsidP="00074D72">
      <w:pPr>
        <w:ind w:left="426" w:hanging="426"/>
        <w:rPr>
          <w:rFonts w:ascii="Times New Roman" w:hAnsi="Times New Roman" w:cs="Times New Roman"/>
          <w:noProof/>
          <w:sz w:val="22"/>
          <w:szCs w:val="22"/>
        </w:rPr>
      </w:pPr>
      <w:bookmarkStart w:id="113" w:name="_ENREF_21"/>
      <w:r w:rsidRPr="00C5686C">
        <w:rPr>
          <w:rFonts w:ascii="Times New Roman" w:hAnsi="Times New Roman" w:cs="Times New Roman"/>
          <w:noProof/>
          <w:sz w:val="22"/>
          <w:szCs w:val="22"/>
        </w:rPr>
        <w:t xml:space="preserve">[21] </w:t>
      </w:r>
      <w:r w:rsidRPr="00C5686C">
        <w:rPr>
          <w:rFonts w:ascii="Times New Roman" w:hAnsi="Times New Roman" w:cs="Times New Roman"/>
          <w:noProof/>
          <w:sz w:val="22"/>
          <w:szCs w:val="22"/>
        </w:rPr>
        <w:tab/>
        <w:t>Mi, C, Peng, FZ, Kelly, KJ, O'Keefe, M, Hassani, V, Topology, design, analysis and thermal management of power electronics for hybrid electric vehicle applications, International Journal of Electric and Hybrid Vehicles 2008;1(3):276-94.</w:t>
      </w:r>
      <w:bookmarkEnd w:id="113"/>
    </w:p>
    <w:p w14:paraId="0EF477EC" w14:textId="77777777" w:rsidR="00C5686C" w:rsidRPr="00C5686C" w:rsidRDefault="00C5686C" w:rsidP="00074D72">
      <w:pPr>
        <w:ind w:left="426" w:hanging="426"/>
        <w:rPr>
          <w:rFonts w:ascii="Times New Roman" w:hAnsi="Times New Roman" w:cs="Times New Roman"/>
          <w:noProof/>
          <w:sz w:val="22"/>
          <w:szCs w:val="22"/>
        </w:rPr>
      </w:pPr>
      <w:bookmarkStart w:id="114" w:name="_ENREF_22"/>
      <w:r w:rsidRPr="00C5686C">
        <w:rPr>
          <w:rFonts w:ascii="Times New Roman" w:hAnsi="Times New Roman" w:cs="Times New Roman"/>
          <w:noProof/>
          <w:sz w:val="22"/>
          <w:szCs w:val="22"/>
        </w:rPr>
        <w:t xml:space="preserve">[22] </w:t>
      </w:r>
      <w:r w:rsidRPr="00C5686C">
        <w:rPr>
          <w:rFonts w:ascii="Times New Roman" w:hAnsi="Times New Roman" w:cs="Times New Roman"/>
          <w:noProof/>
          <w:sz w:val="22"/>
          <w:szCs w:val="22"/>
        </w:rPr>
        <w:tab/>
        <w:t>Bouvy, C, Lichius, T, Jeck, P, On the influence of the thermal demand on the overall efficiency of future drive train architectures for passenger cars, International Journal of Electric and Hybrid Vehicles 2011;3(3):293-307.</w:t>
      </w:r>
      <w:bookmarkEnd w:id="114"/>
    </w:p>
    <w:p w14:paraId="53A96144" w14:textId="77777777" w:rsidR="00C5686C" w:rsidRPr="00C5686C" w:rsidRDefault="00C5686C" w:rsidP="00074D72">
      <w:pPr>
        <w:ind w:left="426" w:hanging="426"/>
        <w:rPr>
          <w:rFonts w:ascii="Times New Roman" w:hAnsi="Times New Roman" w:cs="Times New Roman"/>
          <w:noProof/>
          <w:sz w:val="22"/>
          <w:szCs w:val="22"/>
        </w:rPr>
      </w:pPr>
      <w:bookmarkStart w:id="115" w:name="_ENREF_23"/>
      <w:r w:rsidRPr="00C5686C">
        <w:rPr>
          <w:rFonts w:ascii="Times New Roman" w:hAnsi="Times New Roman" w:cs="Times New Roman"/>
          <w:noProof/>
          <w:sz w:val="22"/>
          <w:szCs w:val="22"/>
        </w:rPr>
        <w:t xml:space="preserve">[23] </w:t>
      </w:r>
      <w:r w:rsidRPr="00C5686C">
        <w:rPr>
          <w:rFonts w:ascii="Times New Roman" w:hAnsi="Times New Roman" w:cs="Times New Roman"/>
          <w:noProof/>
          <w:sz w:val="22"/>
          <w:szCs w:val="22"/>
        </w:rPr>
        <w:tab/>
        <w:t>Bennion, K, Thornton, M, Integrated vehicle thermal management for advanced vehicle propulsion technologies, in:  SAE 2010 World Congress Detroit, Michigan, USA, 2010.</w:t>
      </w:r>
      <w:bookmarkEnd w:id="115"/>
    </w:p>
    <w:p w14:paraId="240540F3" w14:textId="77777777" w:rsidR="00C5686C" w:rsidRPr="00C5686C" w:rsidRDefault="00C5686C" w:rsidP="00074D72">
      <w:pPr>
        <w:ind w:left="426" w:hanging="426"/>
        <w:rPr>
          <w:rFonts w:ascii="Times New Roman" w:hAnsi="Times New Roman" w:cs="Times New Roman"/>
          <w:noProof/>
          <w:sz w:val="22"/>
          <w:szCs w:val="22"/>
        </w:rPr>
      </w:pPr>
      <w:bookmarkStart w:id="116" w:name="_ENREF_24"/>
      <w:r w:rsidRPr="00C5686C">
        <w:rPr>
          <w:rFonts w:ascii="Times New Roman" w:hAnsi="Times New Roman" w:cs="Times New Roman"/>
          <w:noProof/>
          <w:sz w:val="22"/>
          <w:szCs w:val="22"/>
        </w:rPr>
        <w:t xml:space="preserve">[24] </w:t>
      </w:r>
      <w:r w:rsidRPr="00C5686C">
        <w:rPr>
          <w:rFonts w:ascii="Times New Roman" w:hAnsi="Times New Roman" w:cs="Times New Roman"/>
          <w:noProof/>
          <w:sz w:val="22"/>
          <w:szCs w:val="22"/>
        </w:rPr>
        <w:tab/>
        <w:t>Hellgren, J, Groot, J, Energy storage system optimisation of a plug-in HEV, International Journal of Electric and Hybrid Vehicles 2008;1(3):319-31.</w:t>
      </w:r>
      <w:bookmarkEnd w:id="116"/>
    </w:p>
    <w:p w14:paraId="78997C8C" w14:textId="77777777" w:rsidR="00C5686C" w:rsidRPr="00C5686C" w:rsidRDefault="00C5686C" w:rsidP="00074D72">
      <w:pPr>
        <w:ind w:left="426" w:hanging="426"/>
        <w:rPr>
          <w:rFonts w:ascii="Times New Roman" w:hAnsi="Times New Roman" w:cs="Times New Roman"/>
          <w:noProof/>
          <w:sz w:val="22"/>
          <w:szCs w:val="22"/>
        </w:rPr>
      </w:pPr>
      <w:bookmarkStart w:id="117" w:name="_ENREF_25"/>
      <w:r w:rsidRPr="00C5686C">
        <w:rPr>
          <w:rFonts w:ascii="Times New Roman" w:hAnsi="Times New Roman" w:cs="Times New Roman"/>
          <w:noProof/>
          <w:sz w:val="22"/>
          <w:szCs w:val="22"/>
        </w:rPr>
        <w:t xml:space="preserve">[25] </w:t>
      </w:r>
      <w:r w:rsidRPr="00C5686C">
        <w:rPr>
          <w:rFonts w:ascii="Times New Roman" w:hAnsi="Times New Roman" w:cs="Times New Roman"/>
          <w:noProof/>
          <w:sz w:val="22"/>
          <w:szCs w:val="22"/>
        </w:rPr>
        <w:tab/>
        <w:t xml:space="preserve">TBS Electronics, Battery monitor, 2012, Available from: </w:t>
      </w:r>
      <w:hyperlink r:id="rId33" w:history="1">
        <w:r w:rsidRPr="00C5686C">
          <w:rPr>
            <w:rStyle w:val="Hyperlink"/>
            <w:rFonts w:ascii="Times New Roman" w:hAnsi="Times New Roman" w:cs="Times New Roman"/>
            <w:noProof/>
            <w:sz w:val="22"/>
            <w:szCs w:val="22"/>
          </w:rPr>
          <w:t>http://www.tbs-electronics.com/products_expertpro_features.htm</w:t>
        </w:r>
      </w:hyperlink>
      <w:r w:rsidRPr="00C5686C">
        <w:rPr>
          <w:rFonts w:ascii="Times New Roman" w:hAnsi="Times New Roman" w:cs="Times New Roman"/>
          <w:noProof/>
          <w:sz w:val="22"/>
          <w:szCs w:val="22"/>
        </w:rPr>
        <w:t xml:space="preserve"> (accessed 18 June 2012).</w:t>
      </w:r>
      <w:bookmarkEnd w:id="117"/>
    </w:p>
    <w:p w14:paraId="334BF1A2" w14:textId="77777777" w:rsidR="00C5686C" w:rsidRDefault="00C5686C" w:rsidP="00C5686C">
      <w:pPr>
        <w:rPr>
          <w:rFonts w:ascii="Times New Roman" w:hAnsi="Times New Roman" w:cs="Times New Roman"/>
          <w:noProof/>
          <w:sz w:val="22"/>
          <w:szCs w:val="22"/>
        </w:rPr>
      </w:pPr>
    </w:p>
    <w:p w14:paraId="0381A78D" w14:textId="77777777" w:rsidR="00CD5B6C" w:rsidRPr="00F95FA8" w:rsidRDefault="00C37DB3" w:rsidP="005E5091">
      <w:pPr>
        <w:rPr>
          <w:rFonts w:ascii="Times New Roman" w:hAnsi="Times New Roman" w:cs="Times New Roman"/>
          <w:sz w:val="20"/>
          <w:szCs w:val="22"/>
        </w:rPr>
      </w:pPr>
      <w:r>
        <w:rPr>
          <w:rFonts w:ascii="Times New Roman" w:hAnsi="Times New Roman" w:cs="Times New Roman"/>
          <w:sz w:val="20"/>
          <w:szCs w:val="22"/>
        </w:rPr>
        <w:fldChar w:fldCharType="end"/>
      </w:r>
    </w:p>
    <w:sectPr w:rsidR="00CD5B6C" w:rsidRPr="00F95FA8" w:rsidSect="00ED5527">
      <w:footerReference w:type="even" r:id="rId34"/>
      <w:footerReference w:type="default" r:id="rId35"/>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rcus Pham" w:date="2014-08-02T21:42:00Z" w:initials="MP">
    <w:p w14:paraId="2DA3E8F0" w14:textId="77777777" w:rsidR="00BA2D15" w:rsidRDefault="00BA2D15">
      <w:pPr>
        <w:pStyle w:val="CommentText"/>
      </w:pPr>
      <w:r>
        <w:rPr>
          <w:rStyle w:val="CommentReference"/>
        </w:rPr>
        <w:annotationRef/>
      </w:r>
      <w:r>
        <w:t>Should we add Jonathan Oakley (X) to the paper (as he did the initial testing on the Getz</w:t>
      </w:r>
      <w:r w:rsidR="001246EE">
        <w:t xml:space="preserve"> with Thomas)</w:t>
      </w:r>
      <w:r>
        <w:t xml:space="preserve"> for the Volt comparison. Maybe add a reference to his paper?</w:t>
      </w:r>
    </w:p>
  </w:comment>
  <w:comment w:id="1" w:author="Mark" w:date="2014-07-29T00:48:00Z" w:initials="M">
    <w:p w14:paraId="042C0938" w14:textId="77777777" w:rsidR="00BA2D15" w:rsidRDefault="00BA2D15">
      <w:pPr>
        <w:pStyle w:val="CommentText"/>
      </w:pPr>
      <w:r>
        <w:rPr>
          <w:rStyle w:val="CommentReference"/>
        </w:rPr>
        <w:annotationRef/>
      </w:r>
      <w:r>
        <w:t>I'll need to add some of the performance specs for the Volt in here to complement the range data (so we intro the range and performance data we have).</w:t>
      </w:r>
    </w:p>
  </w:comment>
  <w:comment w:id="2" w:author="Marcus Pham" w:date="2014-08-02T21:35:00Z" w:initials="MP">
    <w:p w14:paraId="286A6E81" w14:textId="77777777" w:rsidR="00BA2D15" w:rsidRDefault="00BA2D15">
      <w:pPr>
        <w:pStyle w:val="CommentText"/>
      </w:pPr>
      <w:r>
        <w:rPr>
          <w:rStyle w:val="CommentReference"/>
        </w:rPr>
        <w:annotationRef/>
      </w:r>
      <w:r w:rsidR="001E167D">
        <w:t>Shall we add</w:t>
      </w:r>
      <w:r>
        <w:t xml:space="preserve"> the specs from maybe the Holden page? </w:t>
      </w:r>
      <w:proofErr w:type="spellStart"/>
      <w:proofErr w:type="gramStart"/>
      <w:r>
        <w:t>ie</w:t>
      </w:r>
      <w:proofErr w:type="spellEnd"/>
      <w:proofErr w:type="gramEnd"/>
      <w:r>
        <w:t xml:space="preserve">. </w:t>
      </w:r>
      <w:r w:rsidRPr="0043054E">
        <w:t>http://www.holden.com.au/cars/volt/range</w:t>
      </w:r>
    </w:p>
  </w:comment>
  <w:comment w:id="3" w:author="Mark" w:date="2014-07-29T00:48:00Z" w:initials="M">
    <w:p w14:paraId="161E1771" w14:textId="77777777" w:rsidR="00BA2D15" w:rsidRDefault="00BA2D15">
      <w:pPr>
        <w:pStyle w:val="CommentText"/>
      </w:pPr>
      <w:r>
        <w:rPr>
          <w:rStyle w:val="CommentReference"/>
        </w:rPr>
        <w:annotationRef/>
      </w:r>
      <w:r>
        <w:t>This intro is yet unfinished, and will need some clarification to what exactly we wanted to discuss (See later comments for clarification - particularly in the results and discussion sections)</w:t>
      </w:r>
    </w:p>
  </w:comment>
  <w:comment w:id="4" w:author="Mark" w:date="2014-07-29T00:48:00Z" w:initials="M">
    <w:p w14:paraId="1B7615F5" w14:textId="77777777" w:rsidR="00BA2D15" w:rsidRDefault="00BA2D15">
      <w:pPr>
        <w:pStyle w:val="CommentText"/>
      </w:pPr>
      <w:r>
        <w:rPr>
          <w:rStyle w:val="CommentReference"/>
        </w:rPr>
        <w:annotationRef/>
      </w:r>
      <w:r>
        <w:t xml:space="preserve">This </w:t>
      </w:r>
      <w:proofErr w:type="spellStart"/>
      <w:r>
        <w:t>para</w:t>
      </w:r>
      <w:proofErr w:type="spellEnd"/>
      <w:r>
        <w:t xml:space="preserve"> was thrown together from the other papers we wrote together. The highlighted section below are some of the details in emails that I've pasted in for quick reference. Commenting on exactly what we would like to discuss here would need to tie in tightly with the results we have generated. So, provided is the list of paper I have to go through and review (and will likely use some of it in the other papers Thomas has in train.) So if we can refine exactly what we are looking at for this paper, I'll go through the new lit. (Please see the latter results and discussion sections for the areas we need to refine to be able to produce a tight and targeted introduction.)</w:t>
      </w:r>
    </w:p>
  </w:comment>
  <w:comment w:id="6" w:author="Mark" w:date="2014-07-29T00:48:00Z" w:initials="M">
    <w:p w14:paraId="1C350B8F" w14:textId="77777777" w:rsidR="00BA2D15" w:rsidRDefault="00BA2D15">
      <w:pPr>
        <w:pStyle w:val="CommentText"/>
      </w:pPr>
      <w:r>
        <w:rPr>
          <w:rStyle w:val="CommentReference"/>
        </w:rPr>
        <w:annotationRef/>
      </w:r>
      <w:r>
        <w:t>Is this section I reworded from our other paper correct/appropriate here? If so/not please include the appropriate method. Also for comparison, what is the precision of the TBS calculation, as we know the Volt is 0.1 kWh.</w:t>
      </w:r>
    </w:p>
  </w:comment>
  <w:comment w:id="7" w:author="Marcus Pham" w:date="2014-08-01T15:29:00Z" w:initials="MP">
    <w:p w14:paraId="3A091F3A" w14:textId="77777777" w:rsidR="00BA2D15" w:rsidRDefault="00BA2D15">
      <w:pPr>
        <w:pStyle w:val="CommentText"/>
      </w:pPr>
      <w:r>
        <w:rPr>
          <w:rStyle w:val="CommentReference"/>
        </w:rPr>
        <w:annotationRef/>
      </w:r>
      <w:r>
        <w:t>From Jonathan Oakley’s paper:</w:t>
      </w:r>
    </w:p>
    <w:p w14:paraId="0AFFC958" w14:textId="77777777" w:rsidR="00BA2D15" w:rsidRDefault="00BA2D15" w:rsidP="00A9300C">
      <w:pPr>
        <w:widowControl w:val="0"/>
        <w:autoSpaceDE w:val="0"/>
        <w:autoSpaceDN w:val="0"/>
        <w:adjustRightInd w:val="0"/>
        <w:spacing w:after="240"/>
        <w:rPr>
          <w:rFonts w:ascii="Times New Roman" w:hAnsi="Times New Roman" w:cs="Times New Roman"/>
          <w:sz w:val="26"/>
          <w:szCs w:val="26"/>
        </w:rPr>
      </w:pPr>
      <w:r>
        <w:rPr>
          <w:rFonts w:ascii="Times New Roman" w:hAnsi="Times New Roman" w:cs="Times New Roman"/>
          <w:sz w:val="26"/>
          <w:szCs w:val="26"/>
        </w:rPr>
        <w:t>The monitor has an accuracy of +/- 0.4% for current and voltage measurements with a refresh rate of 1Hz. For our tests, we recorded amp hour readings and calculated kWh values using the nominal voltage of the battery pack.</w:t>
      </w:r>
    </w:p>
    <w:p w14:paraId="11DBDD35" w14:textId="77777777" w:rsidR="00BA2D15" w:rsidRDefault="00BA2D15" w:rsidP="00A9300C">
      <w:pPr>
        <w:widowControl w:val="0"/>
        <w:autoSpaceDE w:val="0"/>
        <w:autoSpaceDN w:val="0"/>
        <w:adjustRightInd w:val="0"/>
        <w:spacing w:after="240"/>
        <w:rPr>
          <w:rFonts w:ascii="Times" w:hAnsi="Times" w:cs="Times"/>
        </w:rPr>
      </w:pPr>
      <w:r>
        <w:rPr>
          <w:rFonts w:ascii="Times New Roman" w:hAnsi="Times New Roman" w:cs="Times New Roman"/>
          <w:sz w:val="26"/>
          <w:szCs w:val="26"/>
        </w:rPr>
        <w:t xml:space="preserve">The Precision for the Ah readings are to 1 decimal place </w:t>
      </w:r>
      <w:proofErr w:type="spellStart"/>
      <w:r>
        <w:rPr>
          <w:rFonts w:ascii="Times New Roman" w:hAnsi="Times New Roman" w:cs="Times New Roman"/>
          <w:sz w:val="26"/>
          <w:szCs w:val="26"/>
        </w:rPr>
        <w:t>ie</w:t>
      </w:r>
      <w:proofErr w:type="spellEnd"/>
      <w:r>
        <w:rPr>
          <w:rFonts w:ascii="Times New Roman" w:hAnsi="Times New Roman" w:cs="Times New Roman"/>
          <w:sz w:val="26"/>
          <w:szCs w:val="26"/>
        </w:rPr>
        <w:t xml:space="preserve"> 0.1Ah.</w:t>
      </w:r>
    </w:p>
    <w:p w14:paraId="3AC2027C" w14:textId="77777777" w:rsidR="00BA2D15" w:rsidRDefault="00BA2D15">
      <w:pPr>
        <w:pStyle w:val="CommentText"/>
      </w:pPr>
    </w:p>
  </w:comment>
  <w:comment w:id="9" w:author="Mark" w:date="2014-07-29T00:48:00Z" w:initials="M">
    <w:p w14:paraId="3FE62CC8" w14:textId="77777777" w:rsidR="00BA2D15" w:rsidRDefault="00BA2D15" w:rsidP="008E24A3">
      <w:pPr>
        <w:pStyle w:val="CommentText"/>
      </w:pPr>
      <w:r>
        <w:rPr>
          <w:rStyle w:val="CommentReference"/>
        </w:rPr>
        <w:annotationRef/>
      </w:r>
      <w:r>
        <w:t xml:space="preserve">Do you guys know roughly how the school </w:t>
      </w:r>
      <w:proofErr w:type="spellStart"/>
      <w:r>
        <w:t>hols</w:t>
      </w:r>
      <w:proofErr w:type="spellEnd"/>
      <w:r>
        <w:t xml:space="preserve"> influence the traffic, and how would we describe this in the paper?</w:t>
      </w:r>
    </w:p>
  </w:comment>
  <w:comment w:id="10" w:author="Marcus Pham" w:date="2014-08-01T15:31:00Z" w:initials="MP">
    <w:p w14:paraId="7C50D769" w14:textId="77777777" w:rsidR="00BA2D15" w:rsidRDefault="00BA2D15">
      <w:pPr>
        <w:pStyle w:val="CommentText"/>
      </w:pPr>
      <w:r>
        <w:rPr>
          <w:rStyle w:val="CommentReference"/>
        </w:rPr>
        <w:annotationRef/>
      </w:r>
      <w:r>
        <w:t xml:space="preserve">As the city route did involve driving through a few school zones, driving in school zones will mean slightly more stop and start driving. </w:t>
      </w:r>
      <w:proofErr w:type="spellStart"/>
      <w:r>
        <w:t>Im</w:t>
      </w:r>
      <w:proofErr w:type="spellEnd"/>
      <w:r>
        <w:t xml:space="preserve"> not quite sure how we are going to approach describing this In the paper however.</w:t>
      </w:r>
    </w:p>
  </w:comment>
  <w:comment w:id="11" w:author="Mark" w:date="2014-07-29T00:48:00Z" w:initials="M">
    <w:p w14:paraId="4464C06B" w14:textId="77777777" w:rsidR="00BA2D15" w:rsidRDefault="00BA2D15" w:rsidP="00E471FF">
      <w:pPr>
        <w:pStyle w:val="CommentText"/>
      </w:pPr>
      <w:r>
        <w:rPr>
          <w:rStyle w:val="CommentReference"/>
        </w:rPr>
        <w:annotationRef/>
      </w:r>
      <w:r>
        <w:t>Was this in contrast to the UWA tests?</w:t>
      </w:r>
    </w:p>
  </w:comment>
  <w:comment w:id="12" w:author="Marcus Pham" w:date="2014-08-02T21:10:00Z" w:initials="MP">
    <w:p w14:paraId="6836AAA6" w14:textId="77777777" w:rsidR="00BA2D15" w:rsidRDefault="00BA2D15">
      <w:pPr>
        <w:pStyle w:val="CommentText"/>
      </w:pPr>
      <w:r>
        <w:rPr>
          <w:rStyle w:val="CommentReference"/>
        </w:rPr>
        <w:annotationRef/>
      </w:r>
      <w:r>
        <w:t>UWA did testing in summer 2013-2014 as well</w:t>
      </w:r>
    </w:p>
  </w:comment>
  <w:comment w:id="13" w:author="Mark" w:date="2014-07-29T00:52:00Z" w:initials="M">
    <w:p w14:paraId="143DA415" w14:textId="77777777" w:rsidR="00BA2D15" w:rsidRDefault="00BA2D15">
      <w:pPr>
        <w:pStyle w:val="CommentText"/>
      </w:pPr>
      <w:r>
        <w:rPr>
          <w:rStyle w:val="CommentReference"/>
        </w:rPr>
        <w:annotationRef/>
      </w:r>
      <w:r>
        <w:t xml:space="preserve">Now we need a section on the long range test to </w:t>
      </w:r>
      <w:proofErr w:type="spellStart"/>
      <w:r>
        <w:t>Kalamunda</w:t>
      </w:r>
      <w:proofErr w:type="spellEnd"/>
      <w:r>
        <w:t xml:space="preserve"> and back - is there some additional text that you guys have on hand that we can use here for the method? I've included some stuff, but is lacking a bit of detail. (I.e. modes, etc.)</w:t>
      </w:r>
    </w:p>
  </w:comment>
  <w:comment w:id="14" w:author="Mark" w:date="2014-07-29T00:48:00Z" w:initials="M">
    <w:p w14:paraId="1BCC842F" w14:textId="77777777" w:rsidR="00BA2D15" w:rsidRDefault="00BA2D15" w:rsidP="003369D6">
      <w:pPr>
        <w:pStyle w:val="CommentText"/>
      </w:pPr>
      <w:r>
        <w:rPr>
          <w:rStyle w:val="CommentReference"/>
        </w:rPr>
        <w:annotationRef/>
      </w:r>
      <w:r>
        <w:t>Need to clarify these.</w:t>
      </w:r>
    </w:p>
  </w:comment>
  <w:comment w:id="16" w:author="Mark" w:date="2014-07-29T00:48:00Z" w:initials="M">
    <w:p w14:paraId="0FF7CEA7" w14:textId="77777777" w:rsidR="00BA2D15" w:rsidRDefault="00BA2D15">
      <w:pPr>
        <w:pStyle w:val="CommentText"/>
      </w:pPr>
      <w:r>
        <w:rPr>
          <w:rStyle w:val="CommentReference"/>
        </w:rPr>
        <w:annotationRef/>
      </w:r>
      <w:r>
        <w:t>More discussion might be needed here.</w:t>
      </w:r>
    </w:p>
  </w:comment>
  <w:comment w:id="72" w:author="Marcus Pham" w:date="2014-08-02T21:38:00Z" w:initials="MP">
    <w:p w14:paraId="30BF8C66" w14:textId="77777777" w:rsidR="001246EE" w:rsidRDefault="001246EE">
      <w:pPr>
        <w:pStyle w:val="CommentText"/>
      </w:pPr>
      <w:ins w:id="75" w:author="Marcus Pham" w:date="2014-08-02T21:38:00Z">
        <w:r>
          <w:rPr>
            <w:rStyle w:val="CommentReference"/>
          </w:rPr>
          <w:annotationRef/>
        </w:r>
      </w:ins>
      <w:r>
        <w:t xml:space="preserve">All data taken from Holden Specs </w:t>
      </w:r>
      <w:hyperlink r:id="rId1" w:history="1">
        <w:r w:rsidRPr="00E055B1">
          <w:rPr>
            <w:rStyle w:val="Hyperlink"/>
          </w:rPr>
          <w:t>http://www.holden.com.au/cars/volt/range</w:t>
        </w:r>
      </w:hyperlink>
      <w:r>
        <w:t xml:space="preserve"> and REV Project page:</w:t>
      </w:r>
    </w:p>
    <w:p w14:paraId="3F79F394" w14:textId="77777777" w:rsidR="001246EE" w:rsidRDefault="00AF3E74">
      <w:pPr>
        <w:pStyle w:val="CommentText"/>
      </w:pPr>
      <w:hyperlink r:id="rId2" w:history="1">
        <w:r w:rsidR="001246EE" w:rsidRPr="00E055B1">
          <w:rPr>
            <w:rStyle w:val="Hyperlink"/>
          </w:rPr>
          <w:t>http://therevproject.com/vehicles/economy.php</w:t>
        </w:r>
      </w:hyperlink>
      <w:r w:rsidR="001246EE">
        <w:t xml:space="preserve"> </w:t>
      </w:r>
    </w:p>
  </w:comment>
  <w:comment w:id="80" w:author="Marcus Pham" w:date="2014-08-02T21:06:00Z" w:initials="MP">
    <w:p w14:paraId="44825C64" w14:textId="77777777" w:rsidR="00BA2D15" w:rsidRDefault="00BA2D15">
      <w:pPr>
        <w:pStyle w:val="CommentText"/>
      </w:pPr>
      <w:r>
        <w:rPr>
          <w:rStyle w:val="CommentReference"/>
        </w:rPr>
        <w:annotationRef/>
      </w:r>
      <w:proofErr w:type="spellStart"/>
      <w:r>
        <w:t>Ive</w:t>
      </w:r>
      <w:proofErr w:type="spellEnd"/>
      <w:r>
        <w:t xml:space="preserve"> changed all the labels to be consistent</w:t>
      </w:r>
    </w:p>
  </w:comment>
  <w:comment w:id="81" w:author="Mark" w:date="2014-07-29T00:53:00Z" w:initials="M">
    <w:p w14:paraId="581F4A2F" w14:textId="77777777" w:rsidR="00BA2D15" w:rsidRDefault="00BA2D15">
      <w:pPr>
        <w:pStyle w:val="CommentText"/>
      </w:pPr>
      <w:r>
        <w:rPr>
          <w:rStyle w:val="CommentReference"/>
        </w:rPr>
        <w:annotationRef/>
      </w:r>
      <w:r>
        <w:t xml:space="preserve">The figure has a "City Sports (D)" - this doesn't seem right as D is the normal mode and it </w:t>
      </w:r>
      <w:proofErr w:type="spellStart"/>
      <w:r>
        <w:t>mentiones</w:t>
      </w:r>
      <w:proofErr w:type="spellEnd"/>
      <w:r>
        <w:t xml:space="preserve"> "Sports". Please check the rest of the category labels.</w:t>
      </w:r>
    </w:p>
  </w:comment>
  <w:comment w:id="84" w:author="Mark" w:date="2014-07-29T00:48:00Z" w:initials="M">
    <w:p w14:paraId="436DCF75" w14:textId="77777777" w:rsidR="00BA2D15" w:rsidRDefault="00BA2D15">
      <w:pPr>
        <w:pStyle w:val="CommentText"/>
      </w:pPr>
      <w:r>
        <w:rPr>
          <w:rStyle w:val="CommentReference"/>
        </w:rPr>
        <w:annotationRef/>
      </w:r>
      <w:r>
        <w:t xml:space="preserve">This is an interesting result that will have planning implications for electricity networks. (I.e. we can mention that this result can be used as an estimate of the additional </w:t>
      </w:r>
      <w:proofErr w:type="spellStart"/>
      <w:r>
        <w:t>elec</w:t>
      </w:r>
      <w:proofErr w:type="spellEnd"/>
      <w:r>
        <w:t xml:space="preserve"> demand on a distribution network with an assumed penetration using average km travelled/or local petrol demand. It might be useful to discuss a little in the lead up to future papers on this topic.</w:t>
      </w:r>
    </w:p>
  </w:comment>
  <w:comment w:id="85" w:author="Mark" w:date="2014-07-29T00:48:00Z" w:initials="M">
    <w:p w14:paraId="66BC81EF" w14:textId="77777777" w:rsidR="00BA2D15" w:rsidRDefault="00BA2D15">
      <w:pPr>
        <w:pStyle w:val="CommentText"/>
      </w:pPr>
      <w:r>
        <w:rPr>
          <w:rStyle w:val="CommentReference"/>
        </w:rPr>
        <w:annotationRef/>
      </w:r>
      <w:r>
        <w:t>These sections are kind of lumped together, but may also need additional discussion - any suggestions?</w:t>
      </w:r>
    </w:p>
  </w:comment>
  <w:comment w:id="86" w:author="Mark" w:date="2014-07-29T00:48:00Z" w:initials="M">
    <w:p w14:paraId="68D1A422" w14:textId="77777777" w:rsidR="00BA2D15" w:rsidRDefault="00BA2D15">
      <w:pPr>
        <w:pStyle w:val="CommentText"/>
      </w:pPr>
      <w:r>
        <w:rPr>
          <w:rStyle w:val="CommentReference"/>
        </w:rPr>
        <w:annotationRef/>
      </w:r>
      <w:r>
        <w:t xml:space="preserve">This section is also rather clunky. Note the 3-4 hours is </w:t>
      </w:r>
      <w:proofErr w:type="spellStart"/>
      <w:r>
        <w:t>dierent</w:t>
      </w:r>
      <w:proofErr w:type="spellEnd"/>
      <w:r>
        <w:t xml:space="preserve"> from the number we stated that the Volt was charged for the long range test. This would need to be clarified. We also </w:t>
      </w:r>
      <w:proofErr w:type="spellStart"/>
      <w:r>
        <w:t>mighte</w:t>
      </w:r>
      <w:proofErr w:type="spellEnd"/>
      <w:r>
        <w:t xml:space="preserve"> need additional rigor in </w:t>
      </w:r>
      <w:proofErr w:type="spellStart"/>
      <w:r>
        <w:t>justifyng</w:t>
      </w:r>
      <w:proofErr w:type="spellEnd"/>
      <w:r>
        <w:t xml:space="preserve"> our claim about the regenerative braking energy production (from our paper with Guido). Any ideas of what we should pull out and discuss precisely?</w:t>
      </w:r>
    </w:p>
  </w:comment>
  <w:comment w:id="87" w:author="Mark" w:date="2014-07-29T00:48:00Z" w:initials="M">
    <w:p w14:paraId="4D92A549" w14:textId="77777777" w:rsidR="00BA2D15" w:rsidRDefault="00BA2D15">
      <w:pPr>
        <w:pStyle w:val="CommentText"/>
      </w:pPr>
      <w:r>
        <w:rPr>
          <w:rStyle w:val="CommentReference"/>
        </w:rPr>
        <w:annotationRef/>
      </w:r>
      <w:r>
        <w:t xml:space="preserve">This file should be edited to be "Hwy", "Freeway". This is also a design where it can take up less space and </w:t>
      </w:r>
      <w:proofErr w:type="spellStart"/>
      <w:r>
        <w:t>provid</w:t>
      </w:r>
      <w:proofErr w:type="spellEnd"/>
      <w:r>
        <w:t xml:space="preserve"> the same data.</w:t>
      </w:r>
    </w:p>
  </w:comment>
  <w:comment w:id="88" w:author="Mark" w:date="2014-07-29T00:54:00Z" w:initials="M">
    <w:p w14:paraId="0DDBC1CE" w14:textId="77777777" w:rsidR="00BA2D15" w:rsidRDefault="00BA2D15">
      <w:pPr>
        <w:pStyle w:val="CommentText"/>
      </w:pPr>
      <w:r>
        <w:rPr>
          <w:rStyle w:val="CommentReference"/>
        </w:rPr>
        <w:annotationRef/>
      </w:r>
      <w:r>
        <w:t xml:space="preserve">What exactly do we want to say here? This is quite close to the Chevrolet claim, and we would obviously state that, but is there are more nuanced picture we want to paint here, as it is an important section for the paper and is a very short section thus far. I didn't want to start going through the existing lit in detail before </w:t>
      </w:r>
      <w:proofErr w:type="spellStart"/>
      <w:r>
        <w:t>i</w:t>
      </w:r>
      <w:proofErr w:type="spellEnd"/>
      <w:r>
        <w:t xml:space="preserve"> knew what I was looking for.</w:t>
      </w:r>
    </w:p>
  </w:comment>
  <w:comment w:id="89" w:author="Mark" w:date="2014-07-29T00:54:00Z" w:initials="M">
    <w:p w14:paraId="42A6BEF9" w14:textId="77777777" w:rsidR="00BA2D15" w:rsidRDefault="00BA2D15">
      <w:pPr>
        <w:pStyle w:val="CommentText"/>
      </w:pPr>
      <w:r>
        <w:rPr>
          <w:rStyle w:val="CommentReference"/>
        </w:rPr>
        <w:annotationRef/>
      </w:r>
      <w:r>
        <w:t>Assessment two (MU trial) figures will also need reformatting. For example it would be best to align the "City Off-peak" etc. labels on the x axis to be vertical. Also Fig 15 will need the "Murdoch" text to be removed from it. The text font and size should also be the same as the main text.</w:t>
      </w:r>
    </w:p>
  </w:comment>
  <w:comment w:id="90" w:author="Mark" w:date="2014-07-29T00:56:00Z" w:initials="M">
    <w:p w14:paraId="11F926B5" w14:textId="77777777" w:rsidR="00BA2D15" w:rsidRDefault="00BA2D15">
      <w:pPr>
        <w:pStyle w:val="CommentText"/>
      </w:pPr>
      <w:r>
        <w:rPr>
          <w:rStyle w:val="CommentReference"/>
        </w:rPr>
        <w:annotationRef/>
      </w:r>
      <w:r>
        <w:t xml:space="preserve">This figure will also need the same formatting changes as Fig 15. However, with the additional change from MU and UWA to Assessment 1 and Assessment 2. Also the label on the y axis says "Energy Used" rather than "Energy Consumption" as per Fig 15 for consistency. It would also be good to have each criteria the same, as both 15 and 16 are similar, but some of the sections are simply rearranged, complicating things. </w:t>
      </w:r>
    </w:p>
  </w:comment>
  <w:comment w:id="91" w:author="Mark" w:date="2014-07-29T00:48:00Z" w:initials="M">
    <w:p w14:paraId="1E4EB5D6" w14:textId="77777777" w:rsidR="00BA2D15" w:rsidRDefault="00BA2D15">
      <w:pPr>
        <w:pStyle w:val="CommentText"/>
      </w:pPr>
      <w:r>
        <w:rPr>
          <w:rStyle w:val="CommentReference"/>
        </w:rPr>
        <w:annotationRef/>
      </w:r>
      <w:r>
        <w:t>This is obviously just a copy/paste/reword of the abstract ad I'd like to incorporate more details when we refine exactly what we want to say.</w:t>
      </w:r>
    </w:p>
  </w:comment>
  <w:comment w:id="92" w:author="Mark" w:date="2014-07-29T00:48:00Z" w:initials="M">
    <w:p w14:paraId="4CA2A28A" w14:textId="77777777" w:rsidR="00BA2D15" w:rsidRDefault="00BA2D15">
      <w:pPr>
        <w:pStyle w:val="CommentText"/>
      </w:pPr>
      <w:r>
        <w:rPr>
          <w:rStyle w:val="CommentReference"/>
        </w:rPr>
        <w:annotationRef/>
      </w:r>
      <w:r>
        <w:t>These have both the original references (as yet not properly incorporated) and below the ones I've included thus far.</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7E3DF8" w14:textId="77777777" w:rsidR="00BA2D15" w:rsidRDefault="00BA2D15" w:rsidP="00117E06">
      <w:r>
        <w:separator/>
      </w:r>
    </w:p>
  </w:endnote>
  <w:endnote w:type="continuationSeparator" w:id="0">
    <w:p w14:paraId="31291B9B" w14:textId="77777777" w:rsidR="00BA2D15" w:rsidRDefault="00BA2D15" w:rsidP="00117E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AE823C" w14:textId="77777777" w:rsidR="00BA2D15" w:rsidRDefault="00BA2D15" w:rsidP="00117E0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9C72246" w14:textId="77777777" w:rsidR="00BA2D15" w:rsidRDefault="00BA2D15" w:rsidP="00117E0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D39094" w14:textId="77777777" w:rsidR="00BA2D15" w:rsidRDefault="00BA2D15" w:rsidP="00117E0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F3E74">
      <w:rPr>
        <w:rStyle w:val="PageNumber"/>
        <w:noProof/>
      </w:rPr>
      <w:t>9</w:t>
    </w:r>
    <w:r>
      <w:rPr>
        <w:rStyle w:val="PageNumber"/>
      </w:rPr>
      <w:fldChar w:fldCharType="end"/>
    </w:r>
  </w:p>
  <w:p w14:paraId="165E78CD" w14:textId="77777777" w:rsidR="00BA2D15" w:rsidRDefault="00BA2D15" w:rsidP="00117E0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47A184" w14:textId="77777777" w:rsidR="00BA2D15" w:rsidRDefault="00BA2D15" w:rsidP="00117E06">
      <w:r>
        <w:separator/>
      </w:r>
    </w:p>
  </w:footnote>
  <w:footnote w:type="continuationSeparator" w:id="0">
    <w:p w14:paraId="01826BE7" w14:textId="77777777" w:rsidR="00BA2D15" w:rsidRDefault="00BA2D15" w:rsidP="00117E0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6pt;height:11.6pt" o:bullet="t">
        <v:imagedata r:id="rId1" o:title="Word Work File L_106437999"/>
      </v:shape>
    </w:pict>
  </w:numPicBullet>
  <w:abstractNum w:abstractNumId="0">
    <w:nsid w:val="0C2E6C48"/>
    <w:multiLevelType w:val="hybridMultilevel"/>
    <w:tmpl w:val="A59E1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2C0B87"/>
    <w:multiLevelType w:val="hybridMultilevel"/>
    <w:tmpl w:val="E1007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0930B4"/>
    <w:multiLevelType w:val="multilevel"/>
    <w:tmpl w:val="31E6D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6B3D2B"/>
    <w:multiLevelType w:val="hybridMultilevel"/>
    <w:tmpl w:val="D8B2B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524D45"/>
    <w:multiLevelType w:val="hybridMultilevel"/>
    <w:tmpl w:val="07B60B7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54530D"/>
    <w:multiLevelType w:val="hybridMultilevel"/>
    <w:tmpl w:val="B546C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3F915221"/>
    <w:multiLevelType w:val="hybridMultilevel"/>
    <w:tmpl w:val="183E5B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40E60289"/>
    <w:multiLevelType w:val="hybridMultilevel"/>
    <w:tmpl w:val="9C6A03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1A02C76"/>
    <w:multiLevelType w:val="hybridMultilevel"/>
    <w:tmpl w:val="C442B348"/>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9">
    <w:nsid w:val="55543717"/>
    <w:multiLevelType w:val="hybridMultilevel"/>
    <w:tmpl w:val="5B4284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9A5554A"/>
    <w:multiLevelType w:val="hybridMultilevel"/>
    <w:tmpl w:val="A46AF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786E68"/>
    <w:multiLevelType w:val="hybridMultilevel"/>
    <w:tmpl w:val="886E7158"/>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nsid w:val="63087C69"/>
    <w:multiLevelType w:val="hybridMultilevel"/>
    <w:tmpl w:val="6234EC0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9C42211"/>
    <w:multiLevelType w:val="hybridMultilevel"/>
    <w:tmpl w:val="376EF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B85018D"/>
    <w:multiLevelType w:val="hybridMultilevel"/>
    <w:tmpl w:val="4C0E2F9A"/>
    <w:lvl w:ilvl="0" w:tplc="04090007">
      <w:start w:val="1"/>
      <w:numFmt w:val="bullet"/>
      <w:lvlText w:val=""/>
      <w:lvlPicBulletId w:val="0"/>
      <w:lvlJc w:val="left"/>
      <w:pPr>
        <w:ind w:left="823" w:hanging="360"/>
      </w:pPr>
      <w:rPr>
        <w:rFonts w:ascii="Symbol" w:hAnsi="Symbol" w:hint="default"/>
      </w:rPr>
    </w:lvl>
    <w:lvl w:ilvl="1" w:tplc="04090003" w:tentative="1">
      <w:start w:val="1"/>
      <w:numFmt w:val="bullet"/>
      <w:lvlText w:val="o"/>
      <w:lvlJc w:val="left"/>
      <w:pPr>
        <w:ind w:left="1543" w:hanging="360"/>
      </w:pPr>
      <w:rPr>
        <w:rFonts w:ascii="Courier New" w:hAnsi="Courier New" w:hint="default"/>
      </w:rPr>
    </w:lvl>
    <w:lvl w:ilvl="2" w:tplc="04090005" w:tentative="1">
      <w:start w:val="1"/>
      <w:numFmt w:val="bullet"/>
      <w:lvlText w:val=""/>
      <w:lvlJc w:val="left"/>
      <w:pPr>
        <w:ind w:left="2263" w:hanging="360"/>
      </w:pPr>
      <w:rPr>
        <w:rFonts w:ascii="Wingdings" w:hAnsi="Wingdings" w:hint="default"/>
      </w:rPr>
    </w:lvl>
    <w:lvl w:ilvl="3" w:tplc="04090001" w:tentative="1">
      <w:start w:val="1"/>
      <w:numFmt w:val="bullet"/>
      <w:lvlText w:val=""/>
      <w:lvlJc w:val="left"/>
      <w:pPr>
        <w:ind w:left="2983" w:hanging="360"/>
      </w:pPr>
      <w:rPr>
        <w:rFonts w:ascii="Symbol" w:hAnsi="Symbol" w:hint="default"/>
      </w:rPr>
    </w:lvl>
    <w:lvl w:ilvl="4" w:tplc="04090003" w:tentative="1">
      <w:start w:val="1"/>
      <w:numFmt w:val="bullet"/>
      <w:lvlText w:val="o"/>
      <w:lvlJc w:val="left"/>
      <w:pPr>
        <w:ind w:left="3703" w:hanging="360"/>
      </w:pPr>
      <w:rPr>
        <w:rFonts w:ascii="Courier New" w:hAnsi="Courier New" w:hint="default"/>
      </w:rPr>
    </w:lvl>
    <w:lvl w:ilvl="5" w:tplc="04090005" w:tentative="1">
      <w:start w:val="1"/>
      <w:numFmt w:val="bullet"/>
      <w:lvlText w:val=""/>
      <w:lvlJc w:val="left"/>
      <w:pPr>
        <w:ind w:left="4423" w:hanging="360"/>
      </w:pPr>
      <w:rPr>
        <w:rFonts w:ascii="Wingdings" w:hAnsi="Wingdings" w:hint="default"/>
      </w:rPr>
    </w:lvl>
    <w:lvl w:ilvl="6" w:tplc="04090001" w:tentative="1">
      <w:start w:val="1"/>
      <w:numFmt w:val="bullet"/>
      <w:lvlText w:val=""/>
      <w:lvlJc w:val="left"/>
      <w:pPr>
        <w:ind w:left="5143" w:hanging="360"/>
      </w:pPr>
      <w:rPr>
        <w:rFonts w:ascii="Symbol" w:hAnsi="Symbol" w:hint="default"/>
      </w:rPr>
    </w:lvl>
    <w:lvl w:ilvl="7" w:tplc="04090003" w:tentative="1">
      <w:start w:val="1"/>
      <w:numFmt w:val="bullet"/>
      <w:lvlText w:val="o"/>
      <w:lvlJc w:val="left"/>
      <w:pPr>
        <w:ind w:left="5863" w:hanging="360"/>
      </w:pPr>
      <w:rPr>
        <w:rFonts w:ascii="Courier New" w:hAnsi="Courier New" w:hint="default"/>
      </w:rPr>
    </w:lvl>
    <w:lvl w:ilvl="8" w:tplc="04090005" w:tentative="1">
      <w:start w:val="1"/>
      <w:numFmt w:val="bullet"/>
      <w:lvlText w:val=""/>
      <w:lvlJc w:val="left"/>
      <w:pPr>
        <w:ind w:left="6583" w:hanging="360"/>
      </w:pPr>
      <w:rPr>
        <w:rFonts w:ascii="Wingdings" w:hAnsi="Wingdings" w:hint="default"/>
      </w:rPr>
    </w:lvl>
  </w:abstractNum>
  <w:num w:numId="1">
    <w:abstractNumId w:val="10"/>
  </w:num>
  <w:num w:numId="2">
    <w:abstractNumId w:val="13"/>
  </w:num>
  <w:num w:numId="3">
    <w:abstractNumId w:val="11"/>
  </w:num>
  <w:num w:numId="4">
    <w:abstractNumId w:val="2"/>
  </w:num>
  <w:num w:numId="5">
    <w:abstractNumId w:val="12"/>
  </w:num>
  <w:num w:numId="6">
    <w:abstractNumId w:val="9"/>
  </w:num>
  <w:num w:numId="7">
    <w:abstractNumId w:val="3"/>
  </w:num>
  <w:num w:numId="8">
    <w:abstractNumId w:val="1"/>
  </w:num>
  <w:num w:numId="9">
    <w:abstractNumId w:val="0"/>
  </w:num>
  <w:num w:numId="10">
    <w:abstractNumId w:val="7"/>
  </w:num>
  <w:num w:numId="11">
    <w:abstractNumId w:val="8"/>
  </w:num>
  <w:num w:numId="12">
    <w:abstractNumId w:val="4"/>
  </w:num>
  <w:num w:numId="13">
    <w:abstractNumId w:val="14"/>
  </w:num>
  <w:num w:numId="14">
    <w:abstractNumId w:val="6"/>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1"/>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0&lt;/ScanUnformatted&gt;&lt;ScanChanges&gt;0&lt;/ScanChanges&gt;&lt;Suspended&gt;0&lt;/Suspended&gt;&lt;/ENInstantFormat&gt;"/>
    <w:docVar w:name="EN.Layout" w:val="&lt;ENLayout&gt;&lt;Style&gt;Renewable Energy&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pdttpwsxdtvws4efxziprze9stfredwvaxs0&quot;&gt;All Refs&lt;record-ids&gt;&lt;item&gt;917&lt;/item&gt;&lt;item&gt;1470&lt;/item&gt;&lt;item&gt;1479&lt;/item&gt;&lt;item&gt;1480&lt;/item&gt;&lt;item&gt;1481&lt;/item&gt;&lt;item&gt;1486&lt;/item&gt;&lt;item&gt;1487&lt;/item&gt;&lt;item&gt;1488&lt;/item&gt;&lt;item&gt;1489&lt;/item&gt;&lt;item&gt;1493&lt;/item&gt;&lt;item&gt;1494&lt;/item&gt;&lt;item&gt;1496&lt;/item&gt;&lt;item&gt;1497&lt;/item&gt;&lt;item&gt;1498&lt;/item&gt;&lt;item&gt;1695&lt;/item&gt;&lt;item&gt;1719&lt;/item&gt;&lt;item&gt;1720&lt;/item&gt;&lt;item&gt;1722&lt;/item&gt;&lt;item&gt;1723&lt;/item&gt;&lt;item&gt;1734&lt;/item&gt;&lt;item&gt;1796&lt;/item&gt;&lt;item&gt;1797&lt;/item&gt;&lt;item&gt;1798&lt;/item&gt;&lt;item&gt;1800&lt;/item&gt;&lt;item&gt;1801&lt;/item&gt;&lt;/record-ids&gt;&lt;/item&gt;&lt;/Libraries&gt;"/>
  </w:docVars>
  <w:rsids>
    <w:rsidRoot w:val="005E5091"/>
    <w:rsid w:val="00011D20"/>
    <w:rsid w:val="00023910"/>
    <w:rsid w:val="00051AD9"/>
    <w:rsid w:val="00053107"/>
    <w:rsid w:val="00053F66"/>
    <w:rsid w:val="000572F2"/>
    <w:rsid w:val="00074D72"/>
    <w:rsid w:val="00092B5A"/>
    <w:rsid w:val="000939AE"/>
    <w:rsid w:val="00094554"/>
    <w:rsid w:val="000A04B9"/>
    <w:rsid w:val="000A6AF4"/>
    <w:rsid w:val="000B056D"/>
    <w:rsid w:val="000B3421"/>
    <w:rsid w:val="000C0568"/>
    <w:rsid w:val="000C1B1C"/>
    <w:rsid w:val="000C72B1"/>
    <w:rsid w:val="000D277C"/>
    <w:rsid w:val="000D43AA"/>
    <w:rsid w:val="000D60F9"/>
    <w:rsid w:val="000D6CEE"/>
    <w:rsid w:val="000D7300"/>
    <w:rsid w:val="000E523C"/>
    <w:rsid w:val="000E59D5"/>
    <w:rsid w:val="000F11DE"/>
    <w:rsid w:val="000F5CE7"/>
    <w:rsid w:val="001026EB"/>
    <w:rsid w:val="00107720"/>
    <w:rsid w:val="00110331"/>
    <w:rsid w:val="00117E06"/>
    <w:rsid w:val="00122BDF"/>
    <w:rsid w:val="001246EE"/>
    <w:rsid w:val="001266BB"/>
    <w:rsid w:val="00130013"/>
    <w:rsid w:val="00136567"/>
    <w:rsid w:val="00142C95"/>
    <w:rsid w:val="001441D7"/>
    <w:rsid w:val="00153F28"/>
    <w:rsid w:val="00155A71"/>
    <w:rsid w:val="00161EB4"/>
    <w:rsid w:val="0016320B"/>
    <w:rsid w:val="00164AA4"/>
    <w:rsid w:val="001740B1"/>
    <w:rsid w:val="00182C80"/>
    <w:rsid w:val="001909B1"/>
    <w:rsid w:val="001A3157"/>
    <w:rsid w:val="001A57F3"/>
    <w:rsid w:val="001A7F26"/>
    <w:rsid w:val="001B31A7"/>
    <w:rsid w:val="001B6C97"/>
    <w:rsid w:val="001D42C0"/>
    <w:rsid w:val="001E167D"/>
    <w:rsid w:val="001F05AC"/>
    <w:rsid w:val="001F1A84"/>
    <w:rsid w:val="001F25FC"/>
    <w:rsid w:val="0020446B"/>
    <w:rsid w:val="00210F44"/>
    <w:rsid w:val="00211B49"/>
    <w:rsid w:val="00213B6D"/>
    <w:rsid w:val="00222266"/>
    <w:rsid w:val="00224852"/>
    <w:rsid w:val="00232F11"/>
    <w:rsid w:val="00244625"/>
    <w:rsid w:val="00245D55"/>
    <w:rsid w:val="0024613F"/>
    <w:rsid w:val="002520B5"/>
    <w:rsid w:val="00271BDA"/>
    <w:rsid w:val="00271FDC"/>
    <w:rsid w:val="002879DF"/>
    <w:rsid w:val="002970EF"/>
    <w:rsid w:val="002A3539"/>
    <w:rsid w:val="002A6442"/>
    <w:rsid w:val="002B20CD"/>
    <w:rsid w:val="002C65BB"/>
    <w:rsid w:val="002D6A7B"/>
    <w:rsid w:val="002D71F3"/>
    <w:rsid w:val="0030115C"/>
    <w:rsid w:val="00304278"/>
    <w:rsid w:val="00306564"/>
    <w:rsid w:val="00312EAA"/>
    <w:rsid w:val="003152E5"/>
    <w:rsid w:val="003256A7"/>
    <w:rsid w:val="00332FFB"/>
    <w:rsid w:val="00333947"/>
    <w:rsid w:val="00336280"/>
    <w:rsid w:val="00336542"/>
    <w:rsid w:val="003369D6"/>
    <w:rsid w:val="0034680D"/>
    <w:rsid w:val="00371E06"/>
    <w:rsid w:val="00375B13"/>
    <w:rsid w:val="0037768C"/>
    <w:rsid w:val="00386616"/>
    <w:rsid w:val="00395030"/>
    <w:rsid w:val="00395355"/>
    <w:rsid w:val="003A5D77"/>
    <w:rsid w:val="003B3196"/>
    <w:rsid w:val="003C5AF5"/>
    <w:rsid w:val="003D25F8"/>
    <w:rsid w:val="003D3664"/>
    <w:rsid w:val="003E1D5B"/>
    <w:rsid w:val="003E2390"/>
    <w:rsid w:val="003F3972"/>
    <w:rsid w:val="00405177"/>
    <w:rsid w:val="0041749C"/>
    <w:rsid w:val="00423630"/>
    <w:rsid w:val="0042561F"/>
    <w:rsid w:val="0042591C"/>
    <w:rsid w:val="0043054E"/>
    <w:rsid w:val="00430694"/>
    <w:rsid w:val="00430703"/>
    <w:rsid w:val="00433F37"/>
    <w:rsid w:val="004449BC"/>
    <w:rsid w:val="004660D1"/>
    <w:rsid w:val="00466D70"/>
    <w:rsid w:val="00473560"/>
    <w:rsid w:val="00492EF0"/>
    <w:rsid w:val="004A3F47"/>
    <w:rsid w:val="004C0384"/>
    <w:rsid w:val="004C1BF7"/>
    <w:rsid w:val="004C418A"/>
    <w:rsid w:val="004C6115"/>
    <w:rsid w:val="004C7BF2"/>
    <w:rsid w:val="004D3796"/>
    <w:rsid w:val="004D3C00"/>
    <w:rsid w:val="004D6A84"/>
    <w:rsid w:val="004D6C33"/>
    <w:rsid w:val="004D72BD"/>
    <w:rsid w:val="004E0546"/>
    <w:rsid w:val="004F000F"/>
    <w:rsid w:val="004F4485"/>
    <w:rsid w:val="004F6D47"/>
    <w:rsid w:val="005004C0"/>
    <w:rsid w:val="005025FD"/>
    <w:rsid w:val="005100DB"/>
    <w:rsid w:val="0051050C"/>
    <w:rsid w:val="00514E34"/>
    <w:rsid w:val="005164AD"/>
    <w:rsid w:val="0052016D"/>
    <w:rsid w:val="005254D0"/>
    <w:rsid w:val="0052613E"/>
    <w:rsid w:val="00526D97"/>
    <w:rsid w:val="00541B15"/>
    <w:rsid w:val="00545CB0"/>
    <w:rsid w:val="00547E70"/>
    <w:rsid w:val="005501F5"/>
    <w:rsid w:val="00552C98"/>
    <w:rsid w:val="00557163"/>
    <w:rsid w:val="00576787"/>
    <w:rsid w:val="00593B9A"/>
    <w:rsid w:val="00595D64"/>
    <w:rsid w:val="005969AC"/>
    <w:rsid w:val="005A6777"/>
    <w:rsid w:val="005B2782"/>
    <w:rsid w:val="005C3171"/>
    <w:rsid w:val="005C45A8"/>
    <w:rsid w:val="005C73B4"/>
    <w:rsid w:val="005D1623"/>
    <w:rsid w:val="005D5DAB"/>
    <w:rsid w:val="005E2EAE"/>
    <w:rsid w:val="005E4891"/>
    <w:rsid w:val="005E5091"/>
    <w:rsid w:val="0060240B"/>
    <w:rsid w:val="00602FDE"/>
    <w:rsid w:val="006046ED"/>
    <w:rsid w:val="00605FCC"/>
    <w:rsid w:val="006214D2"/>
    <w:rsid w:val="00623BE3"/>
    <w:rsid w:val="006260E3"/>
    <w:rsid w:val="00627FF0"/>
    <w:rsid w:val="00632E8E"/>
    <w:rsid w:val="00651FCA"/>
    <w:rsid w:val="00656D55"/>
    <w:rsid w:val="0067332B"/>
    <w:rsid w:val="006A33F9"/>
    <w:rsid w:val="006A539B"/>
    <w:rsid w:val="006A7841"/>
    <w:rsid w:val="006B2CD0"/>
    <w:rsid w:val="006C1560"/>
    <w:rsid w:val="006C1DF1"/>
    <w:rsid w:val="006C551F"/>
    <w:rsid w:val="006C5541"/>
    <w:rsid w:val="006C60BB"/>
    <w:rsid w:val="006C72AF"/>
    <w:rsid w:val="006E6BD1"/>
    <w:rsid w:val="006E7B3E"/>
    <w:rsid w:val="00702206"/>
    <w:rsid w:val="00712425"/>
    <w:rsid w:val="00716A7B"/>
    <w:rsid w:val="00721099"/>
    <w:rsid w:val="00723C6E"/>
    <w:rsid w:val="007335A8"/>
    <w:rsid w:val="0073725B"/>
    <w:rsid w:val="00743F6C"/>
    <w:rsid w:val="00761184"/>
    <w:rsid w:val="00765595"/>
    <w:rsid w:val="0077389A"/>
    <w:rsid w:val="00781985"/>
    <w:rsid w:val="00797666"/>
    <w:rsid w:val="007A37AE"/>
    <w:rsid w:val="007A7424"/>
    <w:rsid w:val="007C3B2B"/>
    <w:rsid w:val="007E2300"/>
    <w:rsid w:val="007E549B"/>
    <w:rsid w:val="007F5FD9"/>
    <w:rsid w:val="00805291"/>
    <w:rsid w:val="008106E3"/>
    <w:rsid w:val="00830F5B"/>
    <w:rsid w:val="008411C2"/>
    <w:rsid w:val="00844F1D"/>
    <w:rsid w:val="008625B9"/>
    <w:rsid w:val="0087102F"/>
    <w:rsid w:val="00871480"/>
    <w:rsid w:val="0087301C"/>
    <w:rsid w:val="0087783B"/>
    <w:rsid w:val="008814C1"/>
    <w:rsid w:val="00884FA0"/>
    <w:rsid w:val="0088602C"/>
    <w:rsid w:val="008943A4"/>
    <w:rsid w:val="008A12C0"/>
    <w:rsid w:val="008A7189"/>
    <w:rsid w:val="008D2A94"/>
    <w:rsid w:val="008D3176"/>
    <w:rsid w:val="008D33EC"/>
    <w:rsid w:val="008D5CFB"/>
    <w:rsid w:val="008E24A3"/>
    <w:rsid w:val="009013F7"/>
    <w:rsid w:val="009155B1"/>
    <w:rsid w:val="009250DD"/>
    <w:rsid w:val="009318E3"/>
    <w:rsid w:val="009322BB"/>
    <w:rsid w:val="009471BE"/>
    <w:rsid w:val="00951C97"/>
    <w:rsid w:val="009647D9"/>
    <w:rsid w:val="00966A3E"/>
    <w:rsid w:val="00972695"/>
    <w:rsid w:val="00974DB1"/>
    <w:rsid w:val="00975D7E"/>
    <w:rsid w:val="00976F8B"/>
    <w:rsid w:val="009808C8"/>
    <w:rsid w:val="00985D47"/>
    <w:rsid w:val="00986E1E"/>
    <w:rsid w:val="00994FC9"/>
    <w:rsid w:val="00995ECE"/>
    <w:rsid w:val="009B017B"/>
    <w:rsid w:val="009B029A"/>
    <w:rsid w:val="009B6BBB"/>
    <w:rsid w:val="009B7D59"/>
    <w:rsid w:val="009C2B89"/>
    <w:rsid w:val="009C629C"/>
    <w:rsid w:val="009D6C59"/>
    <w:rsid w:val="009E5437"/>
    <w:rsid w:val="009F3B7D"/>
    <w:rsid w:val="00A03C8B"/>
    <w:rsid w:val="00A047DE"/>
    <w:rsid w:val="00A13679"/>
    <w:rsid w:val="00A27FA2"/>
    <w:rsid w:val="00A37387"/>
    <w:rsid w:val="00A40365"/>
    <w:rsid w:val="00A573C7"/>
    <w:rsid w:val="00A70EFD"/>
    <w:rsid w:val="00A7107A"/>
    <w:rsid w:val="00A75211"/>
    <w:rsid w:val="00A8464A"/>
    <w:rsid w:val="00A8583C"/>
    <w:rsid w:val="00A92132"/>
    <w:rsid w:val="00A9300C"/>
    <w:rsid w:val="00AA06B0"/>
    <w:rsid w:val="00AA0A4C"/>
    <w:rsid w:val="00AB1D3A"/>
    <w:rsid w:val="00AB24AD"/>
    <w:rsid w:val="00AB316D"/>
    <w:rsid w:val="00AB58FE"/>
    <w:rsid w:val="00AC2313"/>
    <w:rsid w:val="00AC73BD"/>
    <w:rsid w:val="00AF3E74"/>
    <w:rsid w:val="00B02E0B"/>
    <w:rsid w:val="00B2005E"/>
    <w:rsid w:val="00B43DD9"/>
    <w:rsid w:val="00B624E0"/>
    <w:rsid w:val="00B70F93"/>
    <w:rsid w:val="00B7229B"/>
    <w:rsid w:val="00B73211"/>
    <w:rsid w:val="00B760A3"/>
    <w:rsid w:val="00B76587"/>
    <w:rsid w:val="00B834A6"/>
    <w:rsid w:val="00B83D13"/>
    <w:rsid w:val="00B9142E"/>
    <w:rsid w:val="00B9480E"/>
    <w:rsid w:val="00B95F66"/>
    <w:rsid w:val="00B97EC1"/>
    <w:rsid w:val="00BA2D15"/>
    <w:rsid w:val="00BB1B6F"/>
    <w:rsid w:val="00BC30E9"/>
    <w:rsid w:val="00BC3683"/>
    <w:rsid w:val="00BC436F"/>
    <w:rsid w:val="00BD5023"/>
    <w:rsid w:val="00BD5C2C"/>
    <w:rsid w:val="00BE5A96"/>
    <w:rsid w:val="00BF3196"/>
    <w:rsid w:val="00BF4B1C"/>
    <w:rsid w:val="00BF75ED"/>
    <w:rsid w:val="00BF7610"/>
    <w:rsid w:val="00C00B72"/>
    <w:rsid w:val="00C033E8"/>
    <w:rsid w:val="00C1264E"/>
    <w:rsid w:val="00C135D1"/>
    <w:rsid w:val="00C238A2"/>
    <w:rsid w:val="00C2492F"/>
    <w:rsid w:val="00C359B1"/>
    <w:rsid w:val="00C377D9"/>
    <w:rsid w:val="00C37DB3"/>
    <w:rsid w:val="00C51DB8"/>
    <w:rsid w:val="00C5686C"/>
    <w:rsid w:val="00C621B9"/>
    <w:rsid w:val="00C64C62"/>
    <w:rsid w:val="00C64CE4"/>
    <w:rsid w:val="00C70D4C"/>
    <w:rsid w:val="00C74B15"/>
    <w:rsid w:val="00C7585E"/>
    <w:rsid w:val="00C77515"/>
    <w:rsid w:val="00C8065C"/>
    <w:rsid w:val="00C85478"/>
    <w:rsid w:val="00C9101C"/>
    <w:rsid w:val="00C9147E"/>
    <w:rsid w:val="00C95ABF"/>
    <w:rsid w:val="00CA7D6E"/>
    <w:rsid w:val="00CB08A6"/>
    <w:rsid w:val="00CB7BAD"/>
    <w:rsid w:val="00CC2DDC"/>
    <w:rsid w:val="00CC3119"/>
    <w:rsid w:val="00CD2998"/>
    <w:rsid w:val="00CD4F51"/>
    <w:rsid w:val="00CD5B6C"/>
    <w:rsid w:val="00CD6C47"/>
    <w:rsid w:val="00CE6492"/>
    <w:rsid w:val="00CE6DB6"/>
    <w:rsid w:val="00CF370F"/>
    <w:rsid w:val="00CF3C75"/>
    <w:rsid w:val="00D03294"/>
    <w:rsid w:val="00D03992"/>
    <w:rsid w:val="00D0402E"/>
    <w:rsid w:val="00D06384"/>
    <w:rsid w:val="00D15466"/>
    <w:rsid w:val="00D31A32"/>
    <w:rsid w:val="00D34E86"/>
    <w:rsid w:val="00D35687"/>
    <w:rsid w:val="00D44788"/>
    <w:rsid w:val="00D52BFF"/>
    <w:rsid w:val="00D82EE6"/>
    <w:rsid w:val="00D903E2"/>
    <w:rsid w:val="00D9383C"/>
    <w:rsid w:val="00DA5BEA"/>
    <w:rsid w:val="00DB4305"/>
    <w:rsid w:val="00DC5327"/>
    <w:rsid w:val="00DD5513"/>
    <w:rsid w:val="00DF1DBB"/>
    <w:rsid w:val="00E13B88"/>
    <w:rsid w:val="00E14628"/>
    <w:rsid w:val="00E14F14"/>
    <w:rsid w:val="00E15179"/>
    <w:rsid w:val="00E1569C"/>
    <w:rsid w:val="00E16231"/>
    <w:rsid w:val="00E17D26"/>
    <w:rsid w:val="00E21220"/>
    <w:rsid w:val="00E23D32"/>
    <w:rsid w:val="00E32AFF"/>
    <w:rsid w:val="00E42437"/>
    <w:rsid w:val="00E46022"/>
    <w:rsid w:val="00E471FF"/>
    <w:rsid w:val="00E500EA"/>
    <w:rsid w:val="00E525BC"/>
    <w:rsid w:val="00E54B74"/>
    <w:rsid w:val="00E55364"/>
    <w:rsid w:val="00E57848"/>
    <w:rsid w:val="00E70EEA"/>
    <w:rsid w:val="00E71514"/>
    <w:rsid w:val="00E71B2C"/>
    <w:rsid w:val="00E91E7F"/>
    <w:rsid w:val="00EA7C1C"/>
    <w:rsid w:val="00EB6B29"/>
    <w:rsid w:val="00EB7C72"/>
    <w:rsid w:val="00EC2E29"/>
    <w:rsid w:val="00ED04DE"/>
    <w:rsid w:val="00ED16DA"/>
    <w:rsid w:val="00ED4D37"/>
    <w:rsid w:val="00ED528B"/>
    <w:rsid w:val="00ED5527"/>
    <w:rsid w:val="00EE1DDA"/>
    <w:rsid w:val="00EE33D3"/>
    <w:rsid w:val="00F1053C"/>
    <w:rsid w:val="00F128DD"/>
    <w:rsid w:val="00F20A85"/>
    <w:rsid w:val="00F20F7B"/>
    <w:rsid w:val="00F22FDB"/>
    <w:rsid w:val="00F337DD"/>
    <w:rsid w:val="00F41BFB"/>
    <w:rsid w:val="00F462B9"/>
    <w:rsid w:val="00F465F7"/>
    <w:rsid w:val="00F46F25"/>
    <w:rsid w:val="00F52F01"/>
    <w:rsid w:val="00F62302"/>
    <w:rsid w:val="00F6544A"/>
    <w:rsid w:val="00F7199C"/>
    <w:rsid w:val="00F95FA8"/>
    <w:rsid w:val="00FA3C26"/>
    <w:rsid w:val="00FC529B"/>
    <w:rsid w:val="00FD08A4"/>
    <w:rsid w:val="00FE7BB1"/>
    <w:rsid w:val="00FF01B4"/>
    <w:rsid w:val="00FF1F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8"/>
    <o:shapelayout v:ext="edit">
      <o:idmap v:ext="edit" data="1"/>
    </o:shapelayout>
  </w:shapeDefaults>
  <w:decimalSymbol w:val="."/>
  <w:listSeparator w:val=","/>
  <w14:docId w14:val="11D90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509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5091"/>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509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E509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E5091"/>
    <w:pPr>
      <w:ind w:left="720"/>
      <w:contextualSpacing/>
    </w:pPr>
  </w:style>
  <w:style w:type="paragraph" w:styleId="BalloonText">
    <w:name w:val="Balloon Text"/>
    <w:basedOn w:val="Normal"/>
    <w:link w:val="BalloonTextChar"/>
    <w:uiPriority w:val="99"/>
    <w:semiHidden/>
    <w:unhideWhenUsed/>
    <w:rsid w:val="00D03992"/>
    <w:rPr>
      <w:rFonts w:ascii="Lucida Grande" w:hAnsi="Lucida Grande"/>
      <w:sz w:val="18"/>
      <w:szCs w:val="18"/>
    </w:rPr>
  </w:style>
  <w:style w:type="character" w:customStyle="1" w:styleId="BalloonTextChar">
    <w:name w:val="Balloon Text Char"/>
    <w:basedOn w:val="DefaultParagraphFont"/>
    <w:link w:val="BalloonText"/>
    <w:uiPriority w:val="99"/>
    <w:semiHidden/>
    <w:rsid w:val="00D03992"/>
    <w:rPr>
      <w:rFonts w:ascii="Lucida Grande" w:hAnsi="Lucida Grande"/>
      <w:sz w:val="18"/>
      <w:szCs w:val="18"/>
    </w:rPr>
  </w:style>
  <w:style w:type="paragraph" w:styleId="Footer">
    <w:name w:val="footer"/>
    <w:basedOn w:val="Normal"/>
    <w:link w:val="FooterChar"/>
    <w:uiPriority w:val="99"/>
    <w:unhideWhenUsed/>
    <w:rsid w:val="00117E06"/>
    <w:pPr>
      <w:tabs>
        <w:tab w:val="center" w:pos="4320"/>
        <w:tab w:val="right" w:pos="8640"/>
      </w:tabs>
    </w:pPr>
  </w:style>
  <w:style w:type="character" w:customStyle="1" w:styleId="FooterChar">
    <w:name w:val="Footer Char"/>
    <w:basedOn w:val="DefaultParagraphFont"/>
    <w:link w:val="Footer"/>
    <w:uiPriority w:val="99"/>
    <w:rsid w:val="00117E06"/>
  </w:style>
  <w:style w:type="character" w:styleId="PageNumber">
    <w:name w:val="page number"/>
    <w:basedOn w:val="DefaultParagraphFont"/>
    <w:uiPriority w:val="99"/>
    <w:semiHidden/>
    <w:unhideWhenUsed/>
    <w:rsid w:val="00117E06"/>
  </w:style>
  <w:style w:type="character" w:styleId="CommentReference">
    <w:name w:val="annotation reference"/>
    <w:basedOn w:val="DefaultParagraphFont"/>
    <w:uiPriority w:val="99"/>
    <w:semiHidden/>
    <w:unhideWhenUsed/>
    <w:rsid w:val="00430694"/>
    <w:rPr>
      <w:sz w:val="18"/>
      <w:szCs w:val="18"/>
    </w:rPr>
  </w:style>
  <w:style w:type="paragraph" w:styleId="CommentText">
    <w:name w:val="annotation text"/>
    <w:basedOn w:val="Normal"/>
    <w:link w:val="CommentTextChar"/>
    <w:uiPriority w:val="99"/>
    <w:semiHidden/>
    <w:unhideWhenUsed/>
    <w:rsid w:val="00430694"/>
  </w:style>
  <w:style w:type="character" w:customStyle="1" w:styleId="CommentTextChar">
    <w:name w:val="Comment Text Char"/>
    <w:basedOn w:val="DefaultParagraphFont"/>
    <w:link w:val="CommentText"/>
    <w:uiPriority w:val="99"/>
    <w:semiHidden/>
    <w:rsid w:val="00430694"/>
  </w:style>
  <w:style w:type="paragraph" w:styleId="CommentSubject">
    <w:name w:val="annotation subject"/>
    <w:basedOn w:val="CommentText"/>
    <w:next w:val="CommentText"/>
    <w:link w:val="CommentSubjectChar"/>
    <w:uiPriority w:val="99"/>
    <w:semiHidden/>
    <w:unhideWhenUsed/>
    <w:rsid w:val="00430694"/>
    <w:rPr>
      <w:b/>
      <w:bCs/>
      <w:sz w:val="20"/>
      <w:szCs w:val="20"/>
    </w:rPr>
  </w:style>
  <w:style w:type="character" w:customStyle="1" w:styleId="CommentSubjectChar">
    <w:name w:val="Comment Subject Char"/>
    <w:basedOn w:val="CommentTextChar"/>
    <w:link w:val="CommentSubject"/>
    <w:uiPriority w:val="99"/>
    <w:semiHidden/>
    <w:rsid w:val="00430694"/>
    <w:rPr>
      <w:b/>
      <w:bCs/>
      <w:sz w:val="20"/>
      <w:szCs w:val="20"/>
    </w:rPr>
  </w:style>
  <w:style w:type="character" w:styleId="Hyperlink">
    <w:name w:val="Hyperlink"/>
    <w:basedOn w:val="DefaultParagraphFont"/>
    <w:uiPriority w:val="99"/>
    <w:unhideWhenUsed/>
    <w:rsid w:val="00336280"/>
    <w:rPr>
      <w:color w:val="0000FF"/>
      <w:u w:val="single"/>
    </w:rPr>
  </w:style>
  <w:style w:type="paragraph" w:styleId="NormalWeb">
    <w:name w:val="Normal (Web)"/>
    <w:basedOn w:val="Normal"/>
    <w:uiPriority w:val="99"/>
    <w:semiHidden/>
    <w:unhideWhenUsed/>
    <w:rsid w:val="00CC2DD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3E2390"/>
  </w:style>
  <w:style w:type="table" w:styleId="TableGrid">
    <w:name w:val="Table Grid"/>
    <w:basedOn w:val="TableNormal"/>
    <w:uiPriority w:val="59"/>
    <w:rsid w:val="00C033E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033E8"/>
    <w:pPr>
      <w:spacing w:after="200"/>
    </w:pPr>
    <w:rPr>
      <w:rFonts w:eastAsiaTheme="minorHAnsi"/>
      <w:b/>
      <w:bCs/>
      <w:color w:val="4F81BD" w:themeColor="accent1"/>
      <w:sz w:val="18"/>
      <w:szCs w:val="18"/>
      <w:lang w:val="en-GB"/>
    </w:rPr>
  </w:style>
  <w:style w:type="paragraph" w:styleId="FootnoteText">
    <w:name w:val="footnote text"/>
    <w:basedOn w:val="Normal"/>
    <w:link w:val="FootnoteTextChar"/>
    <w:uiPriority w:val="99"/>
    <w:unhideWhenUsed/>
    <w:rsid w:val="009D6C59"/>
  </w:style>
  <w:style w:type="character" w:customStyle="1" w:styleId="FootnoteTextChar">
    <w:name w:val="Footnote Text Char"/>
    <w:basedOn w:val="DefaultParagraphFont"/>
    <w:link w:val="FootnoteText"/>
    <w:uiPriority w:val="99"/>
    <w:rsid w:val="009D6C59"/>
  </w:style>
  <w:style w:type="character" w:styleId="FootnoteReference">
    <w:name w:val="footnote reference"/>
    <w:basedOn w:val="DefaultParagraphFont"/>
    <w:uiPriority w:val="99"/>
    <w:unhideWhenUsed/>
    <w:rsid w:val="009D6C59"/>
    <w:rPr>
      <w:vertAlign w:val="superscript"/>
    </w:rPr>
  </w:style>
  <w:style w:type="paragraph" w:styleId="PlainText">
    <w:name w:val="Plain Text"/>
    <w:basedOn w:val="Normal"/>
    <w:link w:val="PlainTextChar"/>
    <w:uiPriority w:val="99"/>
    <w:unhideWhenUsed/>
    <w:rsid w:val="004D3796"/>
    <w:rPr>
      <w:rFonts w:ascii="Courier" w:hAnsi="Courier"/>
      <w:sz w:val="21"/>
      <w:szCs w:val="21"/>
    </w:rPr>
  </w:style>
  <w:style w:type="character" w:customStyle="1" w:styleId="PlainTextChar">
    <w:name w:val="Plain Text Char"/>
    <w:basedOn w:val="DefaultParagraphFont"/>
    <w:link w:val="PlainText"/>
    <w:uiPriority w:val="99"/>
    <w:rsid w:val="004D3796"/>
    <w:rPr>
      <w:rFonts w:ascii="Courier" w:hAnsi="Courier"/>
      <w:sz w:val="21"/>
      <w:szCs w:val="21"/>
    </w:rPr>
  </w:style>
  <w:style w:type="character" w:styleId="FollowedHyperlink">
    <w:name w:val="FollowedHyperlink"/>
    <w:basedOn w:val="DefaultParagraphFont"/>
    <w:uiPriority w:val="99"/>
    <w:semiHidden/>
    <w:unhideWhenUsed/>
    <w:rsid w:val="00CD5B6C"/>
    <w:rPr>
      <w:color w:val="800080" w:themeColor="followedHyperlink"/>
      <w:u w:val="single"/>
    </w:rPr>
  </w:style>
  <w:style w:type="paragraph" w:styleId="Revision">
    <w:name w:val="Revision"/>
    <w:hidden/>
    <w:uiPriority w:val="99"/>
    <w:semiHidden/>
    <w:rsid w:val="000A04B9"/>
  </w:style>
  <w:style w:type="table" w:customStyle="1" w:styleId="TableGrid1">
    <w:name w:val="Table Grid1"/>
    <w:basedOn w:val="TableNormal"/>
    <w:next w:val="TableGrid"/>
    <w:uiPriority w:val="59"/>
    <w:rsid w:val="00375B13"/>
    <w:rPr>
      <w:rFonts w:eastAsia="Calibri"/>
      <w:sz w:val="22"/>
      <w:szCs w:val="22"/>
      <w:lang w:val="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BA2D1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509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5091"/>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509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E509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E5091"/>
    <w:pPr>
      <w:ind w:left="720"/>
      <w:contextualSpacing/>
    </w:pPr>
  </w:style>
  <w:style w:type="paragraph" w:styleId="BalloonText">
    <w:name w:val="Balloon Text"/>
    <w:basedOn w:val="Normal"/>
    <w:link w:val="BalloonTextChar"/>
    <w:uiPriority w:val="99"/>
    <w:semiHidden/>
    <w:unhideWhenUsed/>
    <w:rsid w:val="00D03992"/>
    <w:rPr>
      <w:rFonts w:ascii="Lucida Grande" w:hAnsi="Lucida Grande"/>
      <w:sz w:val="18"/>
      <w:szCs w:val="18"/>
    </w:rPr>
  </w:style>
  <w:style w:type="character" w:customStyle="1" w:styleId="BalloonTextChar">
    <w:name w:val="Balloon Text Char"/>
    <w:basedOn w:val="DefaultParagraphFont"/>
    <w:link w:val="BalloonText"/>
    <w:uiPriority w:val="99"/>
    <w:semiHidden/>
    <w:rsid w:val="00D03992"/>
    <w:rPr>
      <w:rFonts w:ascii="Lucida Grande" w:hAnsi="Lucida Grande"/>
      <w:sz w:val="18"/>
      <w:szCs w:val="18"/>
    </w:rPr>
  </w:style>
  <w:style w:type="paragraph" w:styleId="Footer">
    <w:name w:val="footer"/>
    <w:basedOn w:val="Normal"/>
    <w:link w:val="FooterChar"/>
    <w:uiPriority w:val="99"/>
    <w:unhideWhenUsed/>
    <w:rsid w:val="00117E06"/>
    <w:pPr>
      <w:tabs>
        <w:tab w:val="center" w:pos="4320"/>
        <w:tab w:val="right" w:pos="8640"/>
      </w:tabs>
    </w:pPr>
  </w:style>
  <w:style w:type="character" w:customStyle="1" w:styleId="FooterChar">
    <w:name w:val="Footer Char"/>
    <w:basedOn w:val="DefaultParagraphFont"/>
    <w:link w:val="Footer"/>
    <w:uiPriority w:val="99"/>
    <w:rsid w:val="00117E06"/>
  </w:style>
  <w:style w:type="character" w:styleId="PageNumber">
    <w:name w:val="page number"/>
    <w:basedOn w:val="DefaultParagraphFont"/>
    <w:uiPriority w:val="99"/>
    <w:semiHidden/>
    <w:unhideWhenUsed/>
    <w:rsid w:val="00117E06"/>
  </w:style>
  <w:style w:type="character" w:styleId="CommentReference">
    <w:name w:val="annotation reference"/>
    <w:basedOn w:val="DefaultParagraphFont"/>
    <w:uiPriority w:val="99"/>
    <w:semiHidden/>
    <w:unhideWhenUsed/>
    <w:rsid w:val="00430694"/>
    <w:rPr>
      <w:sz w:val="18"/>
      <w:szCs w:val="18"/>
    </w:rPr>
  </w:style>
  <w:style w:type="paragraph" w:styleId="CommentText">
    <w:name w:val="annotation text"/>
    <w:basedOn w:val="Normal"/>
    <w:link w:val="CommentTextChar"/>
    <w:uiPriority w:val="99"/>
    <w:semiHidden/>
    <w:unhideWhenUsed/>
    <w:rsid w:val="00430694"/>
  </w:style>
  <w:style w:type="character" w:customStyle="1" w:styleId="CommentTextChar">
    <w:name w:val="Comment Text Char"/>
    <w:basedOn w:val="DefaultParagraphFont"/>
    <w:link w:val="CommentText"/>
    <w:uiPriority w:val="99"/>
    <w:semiHidden/>
    <w:rsid w:val="00430694"/>
  </w:style>
  <w:style w:type="paragraph" w:styleId="CommentSubject">
    <w:name w:val="annotation subject"/>
    <w:basedOn w:val="CommentText"/>
    <w:next w:val="CommentText"/>
    <w:link w:val="CommentSubjectChar"/>
    <w:uiPriority w:val="99"/>
    <w:semiHidden/>
    <w:unhideWhenUsed/>
    <w:rsid w:val="00430694"/>
    <w:rPr>
      <w:b/>
      <w:bCs/>
      <w:sz w:val="20"/>
      <w:szCs w:val="20"/>
    </w:rPr>
  </w:style>
  <w:style w:type="character" w:customStyle="1" w:styleId="CommentSubjectChar">
    <w:name w:val="Comment Subject Char"/>
    <w:basedOn w:val="CommentTextChar"/>
    <w:link w:val="CommentSubject"/>
    <w:uiPriority w:val="99"/>
    <w:semiHidden/>
    <w:rsid w:val="00430694"/>
    <w:rPr>
      <w:b/>
      <w:bCs/>
      <w:sz w:val="20"/>
      <w:szCs w:val="20"/>
    </w:rPr>
  </w:style>
  <w:style w:type="character" w:styleId="Hyperlink">
    <w:name w:val="Hyperlink"/>
    <w:basedOn w:val="DefaultParagraphFont"/>
    <w:uiPriority w:val="99"/>
    <w:unhideWhenUsed/>
    <w:rsid w:val="00336280"/>
    <w:rPr>
      <w:color w:val="0000FF"/>
      <w:u w:val="single"/>
    </w:rPr>
  </w:style>
  <w:style w:type="paragraph" w:styleId="NormalWeb">
    <w:name w:val="Normal (Web)"/>
    <w:basedOn w:val="Normal"/>
    <w:uiPriority w:val="99"/>
    <w:semiHidden/>
    <w:unhideWhenUsed/>
    <w:rsid w:val="00CC2DD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3E2390"/>
  </w:style>
  <w:style w:type="table" w:styleId="TableGrid">
    <w:name w:val="Table Grid"/>
    <w:basedOn w:val="TableNormal"/>
    <w:uiPriority w:val="59"/>
    <w:rsid w:val="00C033E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033E8"/>
    <w:pPr>
      <w:spacing w:after="200"/>
    </w:pPr>
    <w:rPr>
      <w:rFonts w:eastAsiaTheme="minorHAnsi"/>
      <w:b/>
      <w:bCs/>
      <w:color w:val="4F81BD" w:themeColor="accent1"/>
      <w:sz w:val="18"/>
      <w:szCs w:val="18"/>
      <w:lang w:val="en-GB"/>
    </w:rPr>
  </w:style>
  <w:style w:type="paragraph" w:styleId="FootnoteText">
    <w:name w:val="footnote text"/>
    <w:basedOn w:val="Normal"/>
    <w:link w:val="FootnoteTextChar"/>
    <w:uiPriority w:val="99"/>
    <w:unhideWhenUsed/>
    <w:rsid w:val="009D6C59"/>
  </w:style>
  <w:style w:type="character" w:customStyle="1" w:styleId="FootnoteTextChar">
    <w:name w:val="Footnote Text Char"/>
    <w:basedOn w:val="DefaultParagraphFont"/>
    <w:link w:val="FootnoteText"/>
    <w:uiPriority w:val="99"/>
    <w:rsid w:val="009D6C59"/>
  </w:style>
  <w:style w:type="character" w:styleId="FootnoteReference">
    <w:name w:val="footnote reference"/>
    <w:basedOn w:val="DefaultParagraphFont"/>
    <w:uiPriority w:val="99"/>
    <w:unhideWhenUsed/>
    <w:rsid w:val="009D6C59"/>
    <w:rPr>
      <w:vertAlign w:val="superscript"/>
    </w:rPr>
  </w:style>
  <w:style w:type="paragraph" w:styleId="PlainText">
    <w:name w:val="Plain Text"/>
    <w:basedOn w:val="Normal"/>
    <w:link w:val="PlainTextChar"/>
    <w:uiPriority w:val="99"/>
    <w:unhideWhenUsed/>
    <w:rsid w:val="004D3796"/>
    <w:rPr>
      <w:rFonts w:ascii="Courier" w:hAnsi="Courier"/>
      <w:sz w:val="21"/>
      <w:szCs w:val="21"/>
    </w:rPr>
  </w:style>
  <w:style w:type="character" w:customStyle="1" w:styleId="PlainTextChar">
    <w:name w:val="Plain Text Char"/>
    <w:basedOn w:val="DefaultParagraphFont"/>
    <w:link w:val="PlainText"/>
    <w:uiPriority w:val="99"/>
    <w:rsid w:val="004D3796"/>
    <w:rPr>
      <w:rFonts w:ascii="Courier" w:hAnsi="Courier"/>
      <w:sz w:val="21"/>
      <w:szCs w:val="21"/>
    </w:rPr>
  </w:style>
  <w:style w:type="character" w:styleId="FollowedHyperlink">
    <w:name w:val="FollowedHyperlink"/>
    <w:basedOn w:val="DefaultParagraphFont"/>
    <w:uiPriority w:val="99"/>
    <w:semiHidden/>
    <w:unhideWhenUsed/>
    <w:rsid w:val="00CD5B6C"/>
    <w:rPr>
      <w:color w:val="800080" w:themeColor="followedHyperlink"/>
      <w:u w:val="single"/>
    </w:rPr>
  </w:style>
  <w:style w:type="paragraph" w:styleId="Revision">
    <w:name w:val="Revision"/>
    <w:hidden/>
    <w:uiPriority w:val="99"/>
    <w:semiHidden/>
    <w:rsid w:val="000A04B9"/>
  </w:style>
  <w:style w:type="table" w:customStyle="1" w:styleId="TableGrid1">
    <w:name w:val="Table Grid1"/>
    <w:basedOn w:val="TableNormal"/>
    <w:next w:val="TableGrid"/>
    <w:uiPriority w:val="59"/>
    <w:rsid w:val="00375B13"/>
    <w:rPr>
      <w:rFonts w:eastAsia="Calibri"/>
      <w:sz w:val="22"/>
      <w:szCs w:val="22"/>
      <w:lang w:val="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BA2D1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441821">
      <w:bodyDiv w:val="1"/>
      <w:marLeft w:val="0"/>
      <w:marRight w:val="0"/>
      <w:marTop w:val="0"/>
      <w:marBottom w:val="0"/>
      <w:divBdr>
        <w:top w:val="none" w:sz="0" w:space="0" w:color="auto"/>
        <w:left w:val="none" w:sz="0" w:space="0" w:color="auto"/>
        <w:bottom w:val="none" w:sz="0" w:space="0" w:color="auto"/>
        <w:right w:val="none" w:sz="0" w:space="0" w:color="auto"/>
      </w:divBdr>
    </w:div>
    <w:div w:id="722482955">
      <w:bodyDiv w:val="1"/>
      <w:marLeft w:val="0"/>
      <w:marRight w:val="0"/>
      <w:marTop w:val="0"/>
      <w:marBottom w:val="0"/>
      <w:divBdr>
        <w:top w:val="none" w:sz="0" w:space="0" w:color="auto"/>
        <w:left w:val="none" w:sz="0" w:space="0" w:color="auto"/>
        <w:bottom w:val="none" w:sz="0" w:space="0" w:color="auto"/>
        <w:right w:val="none" w:sz="0" w:space="0" w:color="auto"/>
      </w:divBdr>
    </w:div>
    <w:div w:id="799686303">
      <w:bodyDiv w:val="1"/>
      <w:marLeft w:val="0"/>
      <w:marRight w:val="0"/>
      <w:marTop w:val="0"/>
      <w:marBottom w:val="0"/>
      <w:divBdr>
        <w:top w:val="none" w:sz="0" w:space="0" w:color="auto"/>
        <w:left w:val="none" w:sz="0" w:space="0" w:color="auto"/>
        <w:bottom w:val="none" w:sz="0" w:space="0" w:color="auto"/>
        <w:right w:val="none" w:sz="0" w:space="0" w:color="auto"/>
      </w:divBdr>
    </w:div>
    <w:div w:id="1092822287">
      <w:bodyDiv w:val="1"/>
      <w:marLeft w:val="0"/>
      <w:marRight w:val="0"/>
      <w:marTop w:val="0"/>
      <w:marBottom w:val="0"/>
      <w:divBdr>
        <w:top w:val="none" w:sz="0" w:space="0" w:color="auto"/>
        <w:left w:val="none" w:sz="0" w:space="0" w:color="auto"/>
        <w:bottom w:val="none" w:sz="0" w:space="0" w:color="auto"/>
        <w:right w:val="none" w:sz="0" w:space="0" w:color="auto"/>
      </w:divBdr>
    </w:div>
    <w:div w:id="1310357509">
      <w:bodyDiv w:val="1"/>
      <w:marLeft w:val="0"/>
      <w:marRight w:val="0"/>
      <w:marTop w:val="0"/>
      <w:marBottom w:val="0"/>
      <w:divBdr>
        <w:top w:val="none" w:sz="0" w:space="0" w:color="auto"/>
        <w:left w:val="none" w:sz="0" w:space="0" w:color="auto"/>
        <w:bottom w:val="none" w:sz="0" w:space="0" w:color="auto"/>
        <w:right w:val="none" w:sz="0" w:space="0" w:color="auto"/>
      </w:divBdr>
    </w:div>
    <w:div w:id="1482573131">
      <w:bodyDiv w:val="1"/>
      <w:marLeft w:val="0"/>
      <w:marRight w:val="0"/>
      <w:marTop w:val="0"/>
      <w:marBottom w:val="0"/>
      <w:divBdr>
        <w:top w:val="none" w:sz="0" w:space="0" w:color="auto"/>
        <w:left w:val="none" w:sz="0" w:space="0" w:color="auto"/>
        <w:bottom w:val="none" w:sz="0" w:space="0" w:color="auto"/>
        <w:right w:val="none" w:sz="0" w:space="0" w:color="auto"/>
      </w:divBdr>
    </w:div>
    <w:div w:id="1554348012">
      <w:bodyDiv w:val="1"/>
      <w:marLeft w:val="0"/>
      <w:marRight w:val="0"/>
      <w:marTop w:val="0"/>
      <w:marBottom w:val="0"/>
      <w:divBdr>
        <w:top w:val="none" w:sz="0" w:space="0" w:color="auto"/>
        <w:left w:val="none" w:sz="0" w:space="0" w:color="auto"/>
        <w:bottom w:val="none" w:sz="0" w:space="0" w:color="auto"/>
        <w:right w:val="none" w:sz="0" w:space="0" w:color="auto"/>
      </w:divBdr>
    </w:div>
    <w:div w:id="1773235601">
      <w:bodyDiv w:val="1"/>
      <w:marLeft w:val="0"/>
      <w:marRight w:val="0"/>
      <w:marTop w:val="0"/>
      <w:marBottom w:val="0"/>
      <w:divBdr>
        <w:top w:val="none" w:sz="0" w:space="0" w:color="auto"/>
        <w:left w:val="none" w:sz="0" w:space="0" w:color="auto"/>
        <w:bottom w:val="none" w:sz="0" w:space="0" w:color="auto"/>
        <w:right w:val="none" w:sz="0" w:space="0" w:color="auto"/>
      </w:divBdr>
    </w:div>
    <w:div w:id="2003270266">
      <w:bodyDiv w:val="1"/>
      <w:marLeft w:val="0"/>
      <w:marRight w:val="0"/>
      <w:marTop w:val="0"/>
      <w:marBottom w:val="0"/>
      <w:divBdr>
        <w:top w:val="none" w:sz="0" w:space="0" w:color="auto"/>
        <w:left w:val="none" w:sz="0" w:space="0" w:color="auto"/>
        <w:bottom w:val="none" w:sz="0" w:space="0" w:color="auto"/>
        <w:right w:val="none" w:sz="0" w:space="0" w:color="auto"/>
      </w:divBdr>
      <w:divsChild>
        <w:div w:id="308368480">
          <w:marLeft w:val="0"/>
          <w:marRight w:val="0"/>
          <w:marTop w:val="0"/>
          <w:marBottom w:val="0"/>
          <w:divBdr>
            <w:top w:val="none" w:sz="0" w:space="0" w:color="auto"/>
            <w:left w:val="none" w:sz="0" w:space="0" w:color="auto"/>
            <w:bottom w:val="none" w:sz="0" w:space="0" w:color="auto"/>
            <w:right w:val="none" w:sz="0" w:space="0" w:color="auto"/>
          </w:divBdr>
          <w:divsChild>
            <w:div w:id="1727989254">
              <w:marLeft w:val="0"/>
              <w:marRight w:val="0"/>
              <w:marTop w:val="0"/>
              <w:marBottom w:val="0"/>
              <w:divBdr>
                <w:top w:val="none" w:sz="0" w:space="0" w:color="auto"/>
                <w:left w:val="none" w:sz="0" w:space="0" w:color="auto"/>
                <w:bottom w:val="none" w:sz="0" w:space="0" w:color="auto"/>
                <w:right w:val="none" w:sz="0" w:space="0" w:color="auto"/>
              </w:divBdr>
              <w:divsChild>
                <w:div w:id="1270308306">
                  <w:marLeft w:val="0"/>
                  <w:marRight w:val="0"/>
                  <w:marTop w:val="0"/>
                  <w:marBottom w:val="0"/>
                  <w:divBdr>
                    <w:top w:val="none" w:sz="0" w:space="0" w:color="auto"/>
                    <w:left w:val="none" w:sz="0" w:space="0" w:color="auto"/>
                    <w:bottom w:val="none" w:sz="0" w:space="0" w:color="auto"/>
                    <w:right w:val="none" w:sz="0" w:space="0" w:color="auto"/>
                  </w:divBdr>
                  <w:divsChild>
                    <w:div w:id="14113090">
                      <w:marLeft w:val="0"/>
                      <w:marRight w:val="0"/>
                      <w:marTop w:val="0"/>
                      <w:marBottom w:val="0"/>
                      <w:divBdr>
                        <w:top w:val="none" w:sz="0" w:space="0" w:color="auto"/>
                        <w:left w:val="none" w:sz="0" w:space="0" w:color="auto"/>
                        <w:bottom w:val="none" w:sz="0" w:space="0" w:color="auto"/>
                        <w:right w:val="none" w:sz="0" w:space="0" w:color="auto"/>
                      </w:divBdr>
                      <w:divsChild>
                        <w:div w:id="2078697683">
                          <w:marLeft w:val="0"/>
                          <w:marRight w:val="0"/>
                          <w:marTop w:val="0"/>
                          <w:marBottom w:val="0"/>
                          <w:divBdr>
                            <w:top w:val="none" w:sz="0" w:space="0" w:color="auto"/>
                            <w:left w:val="none" w:sz="0" w:space="0" w:color="auto"/>
                            <w:bottom w:val="none" w:sz="0" w:space="0" w:color="auto"/>
                            <w:right w:val="none" w:sz="0" w:space="0" w:color="auto"/>
                          </w:divBdr>
                          <w:divsChild>
                            <w:div w:id="979068374">
                              <w:marLeft w:val="0"/>
                              <w:marRight w:val="0"/>
                              <w:marTop w:val="0"/>
                              <w:marBottom w:val="0"/>
                              <w:divBdr>
                                <w:top w:val="none" w:sz="0" w:space="0" w:color="auto"/>
                                <w:left w:val="none" w:sz="0" w:space="0" w:color="auto"/>
                                <w:bottom w:val="none" w:sz="0" w:space="0" w:color="auto"/>
                                <w:right w:val="none" w:sz="0" w:space="0" w:color="auto"/>
                              </w:divBdr>
                              <w:divsChild>
                                <w:div w:id="304238552">
                                  <w:marLeft w:val="0"/>
                                  <w:marRight w:val="0"/>
                                  <w:marTop w:val="0"/>
                                  <w:marBottom w:val="0"/>
                                  <w:divBdr>
                                    <w:top w:val="none" w:sz="0" w:space="0" w:color="auto"/>
                                    <w:left w:val="none" w:sz="0" w:space="0" w:color="auto"/>
                                    <w:bottom w:val="none" w:sz="0" w:space="0" w:color="auto"/>
                                    <w:right w:val="none" w:sz="0" w:space="0" w:color="auto"/>
                                  </w:divBdr>
                                  <w:divsChild>
                                    <w:div w:id="383869616">
                                      <w:marLeft w:val="0"/>
                                      <w:marRight w:val="0"/>
                                      <w:marTop w:val="0"/>
                                      <w:marBottom w:val="0"/>
                                      <w:divBdr>
                                        <w:top w:val="none" w:sz="0" w:space="0" w:color="auto"/>
                                        <w:left w:val="none" w:sz="0" w:space="0" w:color="auto"/>
                                        <w:bottom w:val="none" w:sz="0" w:space="0" w:color="auto"/>
                                        <w:right w:val="none" w:sz="0" w:space="0" w:color="auto"/>
                                      </w:divBdr>
                                      <w:divsChild>
                                        <w:div w:id="1314484636">
                                          <w:marLeft w:val="0"/>
                                          <w:marRight w:val="0"/>
                                          <w:marTop w:val="0"/>
                                          <w:marBottom w:val="0"/>
                                          <w:divBdr>
                                            <w:top w:val="none" w:sz="0" w:space="0" w:color="auto"/>
                                            <w:left w:val="none" w:sz="0" w:space="0" w:color="auto"/>
                                            <w:bottom w:val="none" w:sz="0" w:space="0" w:color="auto"/>
                                            <w:right w:val="none" w:sz="0" w:space="0" w:color="auto"/>
                                          </w:divBdr>
                                          <w:divsChild>
                                            <w:div w:id="1248147448">
                                              <w:marLeft w:val="0"/>
                                              <w:marRight w:val="0"/>
                                              <w:marTop w:val="0"/>
                                              <w:marBottom w:val="0"/>
                                              <w:divBdr>
                                                <w:top w:val="none" w:sz="0" w:space="0" w:color="auto"/>
                                                <w:left w:val="none" w:sz="0" w:space="0" w:color="auto"/>
                                                <w:bottom w:val="none" w:sz="0" w:space="0" w:color="auto"/>
                                                <w:right w:val="none" w:sz="0" w:space="0" w:color="auto"/>
                                              </w:divBdr>
                                              <w:divsChild>
                                                <w:div w:id="278801339">
                                                  <w:marLeft w:val="0"/>
                                                  <w:marRight w:val="0"/>
                                                  <w:marTop w:val="0"/>
                                                  <w:marBottom w:val="0"/>
                                                  <w:divBdr>
                                                    <w:top w:val="none" w:sz="0" w:space="0" w:color="auto"/>
                                                    <w:left w:val="none" w:sz="0" w:space="0" w:color="auto"/>
                                                    <w:bottom w:val="none" w:sz="0" w:space="0" w:color="auto"/>
                                                    <w:right w:val="none" w:sz="0" w:space="0" w:color="auto"/>
                                                  </w:divBdr>
                                                  <w:divsChild>
                                                    <w:div w:id="1377045438">
                                                      <w:marLeft w:val="0"/>
                                                      <w:marRight w:val="0"/>
                                                      <w:marTop w:val="0"/>
                                                      <w:marBottom w:val="0"/>
                                                      <w:divBdr>
                                                        <w:top w:val="none" w:sz="0" w:space="0" w:color="auto"/>
                                                        <w:left w:val="none" w:sz="0" w:space="0" w:color="auto"/>
                                                        <w:bottom w:val="none" w:sz="0" w:space="0" w:color="auto"/>
                                                        <w:right w:val="none" w:sz="0" w:space="0" w:color="auto"/>
                                                      </w:divBdr>
                                                      <w:divsChild>
                                                        <w:div w:id="684097383">
                                                          <w:marLeft w:val="0"/>
                                                          <w:marRight w:val="0"/>
                                                          <w:marTop w:val="0"/>
                                                          <w:marBottom w:val="0"/>
                                                          <w:divBdr>
                                                            <w:top w:val="none" w:sz="0" w:space="0" w:color="auto"/>
                                                            <w:left w:val="none" w:sz="0" w:space="0" w:color="auto"/>
                                                            <w:bottom w:val="none" w:sz="0" w:space="0" w:color="auto"/>
                                                            <w:right w:val="none" w:sz="0" w:space="0" w:color="auto"/>
                                                          </w:divBdr>
                                                          <w:divsChild>
                                                            <w:div w:id="568926021">
                                                              <w:marLeft w:val="0"/>
                                                              <w:marRight w:val="0"/>
                                                              <w:marTop w:val="0"/>
                                                              <w:marBottom w:val="0"/>
                                                              <w:divBdr>
                                                                <w:top w:val="none" w:sz="0" w:space="0" w:color="auto"/>
                                                                <w:left w:val="none" w:sz="0" w:space="0" w:color="auto"/>
                                                                <w:bottom w:val="none" w:sz="0" w:space="0" w:color="auto"/>
                                                                <w:right w:val="none" w:sz="0" w:space="0" w:color="auto"/>
                                                              </w:divBdr>
                                                              <w:divsChild>
                                                                <w:div w:id="1023827985">
                                                                  <w:marLeft w:val="0"/>
                                                                  <w:marRight w:val="0"/>
                                                                  <w:marTop w:val="0"/>
                                                                  <w:marBottom w:val="0"/>
                                                                  <w:divBdr>
                                                                    <w:top w:val="none" w:sz="0" w:space="0" w:color="auto"/>
                                                                    <w:left w:val="none" w:sz="0" w:space="0" w:color="auto"/>
                                                                    <w:bottom w:val="none" w:sz="0" w:space="0" w:color="auto"/>
                                                                    <w:right w:val="none" w:sz="0" w:space="0" w:color="auto"/>
                                                                  </w:divBdr>
                                                                  <w:divsChild>
                                                                    <w:div w:id="1359047145">
                                                                      <w:marLeft w:val="0"/>
                                                                      <w:marRight w:val="0"/>
                                                                      <w:marTop w:val="0"/>
                                                                      <w:marBottom w:val="0"/>
                                                                      <w:divBdr>
                                                                        <w:top w:val="none" w:sz="0" w:space="0" w:color="auto"/>
                                                                        <w:left w:val="none" w:sz="0" w:space="0" w:color="auto"/>
                                                                        <w:bottom w:val="none" w:sz="0" w:space="0" w:color="auto"/>
                                                                        <w:right w:val="none" w:sz="0" w:space="0" w:color="auto"/>
                                                                      </w:divBdr>
                                                                      <w:divsChild>
                                                                        <w:div w:id="838230583">
                                                                          <w:marLeft w:val="0"/>
                                                                          <w:marRight w:val="0"/>
                                                                          <w:marTop w:val="0"/>
                                                                          <w:marBottom w:val="0"/>
                                                                          <w:divBdr>
                                                                            <w:top w:val="none" w:sz="0" w:space="0" w:color="auto"/>
                                                                            <w:left w:val="none" w:sz="0" w:space="0" w:color="auto"/>
                                                                            <w:bottom w:val="none" w:sz="0" w:space="0" w:color="auto"/>
                                                                            <w:right w:val="none" w:sz="0" w:space="0" w:color="auto"/>
                                                                          </w:divBdr>
                                                                          <w:divsChild>
                                                                            <w:div w:id="52119815">
                                                                              <w:marLeft w:val="0"/>
                                                                              <w:marRight w:val="0"/>
                                                                              <w:marTop w:val="0"/>
                                                                              <w:marBottom w:val="0"/>
                                                                              <w:divBdr>
                                                                                <w:top w:val="none" w:sz="0" w:space="0" w:color="auto"/>
                                                                                <w:left w:val="none" w:sz="0" w:space="0" w:color="auto"/>
                                                                                <w:bottom w:val="none" w:sz="0" w:space="0" w:color="auto"/>
                                                                                <w:right w:val="none" w:sz="0" w:space="0" w:color="auto"/>
                                                                              </w:divBdr>
                                                                              <w:divsChild>
                                                                                <w:div w:id="517278450">
                                                                                  <w:marLeft w:val="0"/>
                                                                                  <w:marRight w:val="0"/>
                                                                                  <w:marTop w:val="0"/>
                                                                                  <w:marBottom w:val="0"/>
                                                                                  <w:divBdr>
                                                                                    <w:top w:val="none" w:sz="0" w:space="0" w:color="auto"/>
                                                                                    <w:left w:val="none" w:sz="0" w:space="0" w:color="auto"/>
                                                                                    <w:bottom w:val="none" w:sz="0" w:space="0" w:color="auto"/>
                                                                                    <w:right w:val="none" w:sz="0" w:space="0" w:color="auto"/>
                                                                                  </w:divBdr>
                                                                                  <w:divsChild>
                                                                                    <w:div w:id="1531794745">
                                                                                      <w:marLeft w:val="0"/>
                                                                                      <w:marRight w:val="0"/>
                                                                                      <w:marTop w:val="0"/>
                                                                                      <w:marBottom w:val="0"/>
                                                                                      <w:divBdr>
                                                                                        <w:top w:val="none" w:sz="0" w:space="0" w:color="auto"/>
                                                                                        <w:left w:val="none" w:sz="0" w:space="0" w:color="auto"/>
                                                                                        <w:bottom w:val="none" w:sz="0" w:space="0" w:color="auto"/>
                                                                                        <w:right w:val="none" w:sz="0" w:space="0" w:color="auto"/>
                                                                                      </w:divBdr>
                                                                                      <w:divsChild>
                                                                                        <w:div w:id="97681299">
                                                                                          <w:marLeft w:val="0"/>
                                                                                          <w:marRight w:val="0"/>
                                                                                          <w:marTop w:val="0"/>
                                                                                          <w:marBottom w:val="0"/>
                                                                                          <w:divBdr>
                                                                                            <w:top w:val="none" w:sz="0" w:space="0" w:color="auto"/>
                                                                                            <w:left w:val="none" w:sz="0" w:space="0" w:color="auto"/>
                                                                                            <w:bottom w:val="none" w:sz="0" w:space="0" w:color="auto"/>
                                                                                            <w:right w:val="none" w:sz="0" w:space="0" w:color="auto"/>
                                                                                          </w:divBdr>
                                                                                          <w:divsChild>
                                                                                            <w:div w:id="2083063932">
                                                                                              <w:marLeft w:val="0"/>
                                                                                              <w:marRight w:val="0"/>
                                                                                              <w:marTop w:val="0"/>
                                                                                              <w:marBottom w:val="0"/>
                                                                                              <w:divBdr>
                                                                                                <w:top w:val="none" w:sz="0" w:space="0" w:color="auto"/>
                                                                                                <w:left w:val="none" w:sz="0" w:space="0" w:color="auto"/>
                                                                                                <w:bottom w:val="none" w:sz="0" w:space="0" w:color="auto"/>
                                                                                                <w:right w:val="none" w:sz="0" w:space="0" w:color="auto"/>
                                                                                              </w:divBdr>
                                                                                              <w:divsChild>
                                                                                                <w:div w:id="246421325">
                                                                                                  <w:marLeft w:val="0"/>
                                                                                                  <w:marRight w:val="0"/>
                                                                                                  <w:marTop w:val="0"/>
                                                                                                  <w:marBottom w:val="0"/>
                                                                                                  <w:divBdr>
                                                                                                    <w:top w:val="none" w:sz="0" w:space="0" w:color="auto"/>
                                                                                                    <w:left w:val="none" w:sz="0" w:space="0" w:color="auto"/>
                                                                                                    <w:bottom w:val="none" w:sz="0" w:space="0" w:color="auto"/>
                                                                                                    <w:right w:val="none" w:sz="0" w:space="0" w:color="auto"/>
                                                                                                  </w:divBdr>
                                                                                                  <w:divsChild>
                                                                                                    <w:div w:id="1263610113">
                                                                                                      <w:marLeft w:val="0"/>
                                                                                                      <w:marRight w:val="0"/>
                                                                                                      <w:marTop w:val="0"/>
                                                                                                      <w:marBottom w:val="0"/>
                                                                                                      <w:divBdr>
                                                                                                        <w:top w:val="none" w:sz="0" w:space="0" w:color="auto"/>
                                                                                                        <w:left w:val="none" w:sz="0" w:space="0" w:color="auto"/>
                                                                                                        <w:bottom w:val="none" w:sz="0" w:space="0" w:color="auto"/>
                                                                                                        <w:right w:val="none" w:sz="0" w:space="0" w:color="auto"/>
                                                                                                      </w:divBdr>
                                                                                                      <w:divsChild>
                                                                                                        <w:div w:id="1344164732">
                                                                                                          <w:marLeft w:val="0"/>
                                                                                                          <w:marRight w:val="0"/>
                                                                                                          <w:marTop w:val="0"/>
                                                                                                          <w:marBottom w:val="0"/>
                                                                                                          <w:divBdr>
                                                                                                            <w:top w:val="none" w:sz="0" w:space="0" w:color="auto"/>
                                                                                                            <w:left w:val="none" w:sz="0" w:space="0" w:color="auto"/>
                                                                                                            <w:bottom w:val="none" w:sz="0" w:space="0" w:color="auto"/>
                                                                                                            <w:right w:val="none" w:sz="0" w:space="0" w:color="auto"/>
                                                                                                          </w:divBdr>
                                                                                                          <w:divsChild>
                                                                                                            <w:div w:id="1498686528">
                                                                                                              <w:marLeft w:val="0"/>
                                                                                                              <w:marRight w:val="0"/>
                                                                                                              <w:marTop w:val="0"/>
                                                                                                              <w:marBottom w:val="0"/>
                                                                                                              <w:divBdr>
                                                                                                                <w:top w:val="none" w:sz="0" w:space="0" w:color="auto"/>
                                                                                                                <w:left w:val="none" w:sz="0" w:space="0" w:color="auto"/>
                                                                                                                <w:bottom w:val="none" w:sz="0" w:space="0" w:color="auto"/>
                                                                                                                <w:right w:val="none" w:sz="0" w:space="0" w:color="auto"/>
                                                                                                              </w:divBdr>
                                                                                                              <w:divsChild>
                                                                                                                <w:div w:id="122815731">
                                                                                                                  <w:marLeft w:val="0"/>
                                                                                                                  <w:marRight w:val="0"/>
                                                                                                                  <w:marTop w:val="0"/>
                                                                                                                  <w:marBottom w:val="0"/>
                                                                                                                  <w:divBdr>
                                                                                                                    <w:top w:val="none" w:sz="0" w:space="0" w:color="auto"/>
                                                                                                                    <w:left w:val="none" w:sz="0" w:space="0" w:color="auto"/>
                                                                                                                    <w:bottom w:val="none" w:sz="0" w:space="0" w:color="auto"/>
                                                                                                                    <w:right w:val="none" w:sz="0" w:space="0" w:color="auto"/>
                                                                                                                  </w:divBdr>
                                                                                                                  <w:divsChild>
                                                                                                                    <w:div w:id="1259868792">
                                                                                                                      <w:marLeft w:val="0"/>
                                                                                                                      <w:marRight w:val="0"/>
                                                                                                                      <w:marTop w:val="0"/>
                                                                                                                      <w:marBottom w:val="0"/>
                                                                                                                      <w:divBdr>
                                                                                                                        <w:top w:val="none" w:sz="0" w:space="0" w:color="auto"/>
                                                                                                                        <w:left w:val="none" w:sz="0" w:space="0" w:color="auto"/>
                                                                                                                        <w:bottom w:val="none" w:sz="0" w:space="0" w:color="auto"/>
                                                                                                                        <w:right w:val="none" w:sz="0" w:space="0" w:color="auto"/>
                                                                                                                      </w:divBdr>
                                                                                                                      <w:divsChild>
                                                                                                                        <w:div w:id="1697999881">
                                                                                                                          <w:marLeft w:val="0"/>
                                                                                                                          <w:marRight w:val="0"/>
                                                                                                                          <w:marTop w:val="0"/>
                                                                                                                          <w:marBottom w:val="0"/>
                                                                                                                          <w:divBdr>
                                                                                                                            <w:top w:val="none" w:sz="0" w:space="0" w:color="auto"/>
                                                                                                                            <w:left w:val="none" w:sz="0" w:space="0" w:color="auto"/>
                                                                                                                            <w:bottom w:val="none" w:sz="0" w:space="0" w:color="auto"/>
                                                                                                                            <w:right w:val="none" w:sz="0" w:space="0" w:color="auto"/>
                                                                                                                          </w:divBdr>
                                                                                                                          <w:divsChild>
                                                                                                                            <w:div w:id="1908832724">
                                                                                                                              <w:marLeft w:val="0"/>
                                                                                                                              <w:marRight w:val="0"/>
                                                                                                                              <w:marTop w:val="0"/>
                                                                                                                              <w:marBottom w:val="0"/>
                                                                                                                              <w:divBdr>
                                                                                                                                <w:top w:val="none" w:sz="0" w:space="0" w:color="auto"/>
                                                                                                                                <w:left w:val="none" w:sz="0" w:space="0" w:color="auto"/>
                                                                                                                                <w:bottom w:val="none" w:sz="0" w:space="0" w:color="auto"/>
                                                                                                                                <w:right w:val="none" w:sz="0" w:space="0" w:color="auto"/>
                                                                                                                              </w:divBdr>
                                                                                                                              <w:divsChild>
                                                                                                                                <w:div w:id="238904560">
                                                                                                                                  <w:marLeft w:val="0"/>
                                                                                                                                  <w:marRight w:val="0"/>
                                                                                                                                  <w:marTop w:val="0"/>
                                                                                                                                  <w:marBottom w:val="0"/>
                                                                                                                                  <w:divBdr>
                                                                                                                                    <w:top w:val="none" w:sz="0" w:space="0" w:color="auto"/>
                                                                                                                                    <w:left w:val="none" w:sz="0" w:space="0" w:color="auto"/>
                                                                                                                                    <w:bottom w:val="none" w:sz="0" w:space="0" w:color="auto"/>
                                                                                                                                    <w:right w:val="none" w:sz="0" w:space="0" w:color="auto"/>
                                                                                                                                  </w:divBdr>
                                                                                                                                  <w:divsChild>
                                                                                                                                    <w:div w:id="257176522">
                                                                                                                                      <w:marLeft w:val="0"/>
                                                                                                                                      <w:marRight w:val="0"/>
                                                                                                                                      <w:marTop w:val="0"/>
                                                                                                                                      <w:marBottom w:val="0"/>
                                                                                                                                      <w:divBdr>
                                                                                                                                        <w:top w:val="none" w:sz="0" w:space="0" w:color="auto"/>
                                                                                                                                        <w:left w:val="none" w:sz="0" w:space="0" w:color="auto"/>
                                                                                                                                        <w:bottom w:val="none" w:sz="0" w:space="0" w:color="auto"/>
                                                                                                                                        <w:right w:val="none" w:sz="0" w:space="0" w:color="auto"/>
                                                                                                                                      </w:divBdr>
                                                                                                                                    </w:div>
                                                                                                                                    <w:div w:id="1612086115">
                                                                                                                                      <w:marLeft w:val="0"/>
                                                                                                                                      <w:marRight w:val="0"/>
                                                                                                                                      <w:marTop w:val="0"/>
                                                                                                                                      <w:marBottom w:val="0"/>
                                                                                                                                      <w:divBdr>
                                                                                                                                        <w:top w:val="none" w:sz="0" w:space="0" w:color="auto"/>
                                                                                                                                        <w:left w:val="none" w:sz="0" w:space="0" w:color="auto"/>
                                                                                                                                        <w:bottom w:val="none" w:sz="0" w:space="0" w:color="auto"/>
                                                                                                                                        <w:right w:val="none" w:sz="0" w:space="0" w:color="auto"/>
                                                                                                                                      </w:divBdr>
                                                                                                                                    </w:div>
                                                                                                                                    <w:div w:id="926496774">
                                                                                                                                      <w:marLeft w:val="0"/>
                                                                                                                                      <w:marRight w:val="0"/>
                                                                                                                                      <w:marTop w:val="0"/>
                                                                                                                                      <w:marBottom w:val="0"/>
                                                                                                                                      <w:divBdr>
                                                                                                                                        <w:top w:val="none" w:sz="0" w:space="0" w:color="auto"/>
                                                                                                                                        <w:left w:val="none" w:sz="0" w:space="0" w:color="auto"/>
                                                                                                                                        <w:bottom w:val="none" w:sz="0" w:space="0" w:color="auto"/>
                                                                                                                                        <w:right w:val="none" w:sz="0" w:space="0" w:color="auto"/>
                                                                                                                                      </w:divBdr>
                                                                                                                                    </w:div>
                                                                                                                                    <w:div w:id="1450851470">
                                                                                                                                      <w:marLeft w:val="0"/>
                                                                                                                                      <w:marRight w:val="0"/>
                                                                                                                                      <w:marTop w:val="0"/>
                                                                                                                                      <w:marBottom w:val="0"/>
                                                                                                                                      <w:divBdr>
                                                                                                                                        <w:top w:val="none" w:sz="0" w:space="0" w:color="auto"/>
                                                                                                                                        <w:left w:val="none" w:sz="0" w:space="0" w:color="auto"/>
                                                                                                                                        <w:bottom w:val="none" w:sz="0" w:space="0" w:color="auto"/>
                                                                                                                                        <w:right w:val="none" w:sz="0" w:space="0" w:color="auto"/>
                                                                                                                                      </w:divBdr>
                                                                                                                                    </w:div>
                                                                                                                                    <w:div w:id="680468911">
                                                                                                                                      <w:marLeft w:val="0"/>
                                                                                                                                      <w:marRight w:val="0"/>
                                                                                                                                      <w:marTop w:val="0"/>
                                                                                                                                      <w:marBottom w:val="0"/>
                                                                                                                                      <w:divBdr>
                                                                                                                                        <w:top w:val="none" w:sz="0" w:space="0" w:color="auto"/>
                                                                                                                                        <w:left w:val="none" w:sz="0" w:space="0" w:color="auto"/>
                                                                                                                                        <w:bottom w:val="none" w:sz="0" w:space="0" w:color="auto"/>
                                                                                                                                        <w:right w:val="none" w:sz="0" w:space="0" w:color="auto"/>
                                                                                                                                      </w:divBdr>
                                                                                                                                    </w:div>
                                                                                                                                    <w:div w:id="1295991217">
                                                                                                                                      <w:marLeft w:val="0"/>
                                                                                                                                      <w:marRight w:val="0"/>
                                                                                                                                      <w:marTop w:val="0"/>
                                                                                                                                      <w:marBottom w:val="0"/>
                                                                                                                                      <w:divBdr>
                                                                                                                                        <w:top w:val="none" w:sz="0" w:space="0" w:color="auto"/>
                                                                                                                                        <w:left w:val="none" w:sz="0" w:space="0" w:color="auto"/>
                                                                                                                                        <w:bottom w:val="none" w:sz="0" w:space="0" w:color="auto"/>
                                                                                                                                        <w:right w:val="none" w:sz="0" w:space="0" w:color="auto"/>
                                                                                                                                      </w:divBdr>
                                                                                                                                    </w:div>
                                                                                                                                    <w:div w:id="94649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holden.com.au/cars/volt/range" TargetMode="External"/><Relationship Id="rId2" Type="http://schemas.openxmlformats.org/officeDocument/2006/relationships/hyperlink" Target="http://therevproject.com/vehicles/economy.php" TargetMode="External"/></Relationships>
</file>

<file path=word/_rels/document.xml.rels><?xml version="1.0" encoding="UTF-8" standalone="yes"?>
<Relationships xmlns="http://schemas.openxmlformats.org/package/2006/relationships"><Relationship Id="rId20" Type="http://schemas.openxmlformats.org/officeDocument/2006/relationships/chart" Target="charts/chart2.xml"/><Relationship Id="rId21" Type="http://schemas.openxmlformats.org/officeDocument/2006/relationships/chart" Target="charts/chart3.xml"/><Relationship Id="rId22" Type="http://schemas.openxmlformats.org/officeDocument/2006/relationships/chart" Target="charts/chart4.xml"/><Relationship Id="rId23" Type="http://schemas.openxmlformats.org/officeDocument/2006/relationships/chart" Target="charts/chart5.xml"/><Relationship Id="rId24" Type="http://schemas.openxmlformats.org/officeDocument/2006/relationships/chart" Target="charts/chart6.xml"/><Relationship Id="rId25" Type="http://schemas.openxmlformats.org/officeDocument/2006/relationships/chart" Target="charts/chart7.xml"/><Relationship Id="rId26" Type="http://schemas.openxmlformats.org/officeDocument/2006/relationships/hyperlink" Target="http://www.ausstats.abs.gov.au/ausstats/subscriber.nsf/0/79248942569F5126CA257B55002304F0/$File/92080_12%20months%20ended%2030%20june%202012.pdf" TargetMode="External"/><Relationship Id="rId27" Type="http://schemas.openxmlformats.org/officeDocument/2006/relationships/hyperlink" Target="http://forums.aeva.asn.au/a-closer-look-at-the-volt-rcd-tripping-issue_topic3787.html" TargetMode="External"/><Relationship Id="rId28" Type="http://schemas.openxmlformats.org/officeDocument/2006/relationships/hyperlink" Target="http://www.bmw.com/com/en/newvehicles/mseries/x5m/2009/g_meter.html" TargetMode="External"/><Relationship Id="rId29" Type="http://schemas.openxmlformats.org/officeDocument/2006/relationships/hyperlink" Target="http://www.mapmyride.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transperth.wa.gov.au/" TargetMode="External"/><Relationship Id="rId31" Type="http://schemas.openxmlformats.org/officeDocument/2006/relationships/hyperlink" Target="http://www.cenex.co.uk/LinkClick.aspx?fileticket=VTnvk0HUiPE%3D&amp;tab" TargetMode="External"/><Relationship Id="rId32" Type="http://schemas.openxmlformats.org/officeDocument/2006/relationships/hyperlink" Target="http://www.cenex.co.uk/LinkClick.aspx?fileticket=yALcN9hPtbo%3D&amp;tabid=119&amp;mid=695" TargetMode="External"/><Relationship Id="rId9" Type="http://schemas.openxmlformats.org/officeDocument/2006/relationships/comments" Target="comment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tbs-electronics.com/products_expertpro_features.htm" TargetMode="Externa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chart" Target="charts/chart1.xml"/><Relationship Id="rId3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rojanpandey:Desktop:Volt%20analysis:Volt%20Analysis_17.02.201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rojanpandey:Desktop:Volt%20analysis:Volt%20Analysis_17.02.201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rojanpandey:Desktop:Volt%20analysis:Volt%20Analysis_17.02.201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cintosh%20HD:Users:rojanpandey:Desktop:Volt%20analysis:Volt%20Analysis_17.02.201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Macintosh%20HD:Users:rojanpandey:Desktop:Volt%20analysis:Volt%20Analysis_17.02.2014.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Macintosh%20HD:Users:rojanpandey:Desktop:Volt%20analysis:Volt%20Analysis_17.02.2014.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Macintosh%20HD:Users:rojanpandey:Desktop:Volt%20analysis:Volt%20Analysis_17.02.201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'Final for Graph'!$A$36</c:f>
              <c:strCache>
                <c:ptCount val="1"/>
                <c:pt idx="0">
                  <c:v>Peak</c:v>
                </c:pt>
              </c:strCache>
            </c:strRef>
          </c:tx>
          <c:invertIfNegative val="0"/>
          <c:cat>
            <c:multiLvlStrRef>
              <c:f>'Final for Graph'!$B$34:$E$35</c:f>
              <c:multiLvlStrCache>
                <c:ptCount val="4"/>
                <c:lvl>
                  <c:pt idx="0">
                    <c:v>A/C On</c:v>
                  </c:pt>
                  <c:pt idx="1">
                    <c:v>A/C off</c:v>
                  </c:pt>
                  <c:pt idx="2">
                    <c:v>A/C On</c:v>
                  </c:pt>
                  <c:pt idx="3">
                    <c:v>A/C off</c:v>
                  </c:pt>
                </c:lvl>
                <c:lvl>
                  <c:pt idx="0">
                    <c:v>Normal</c:v>
                  </c:pt>
                  <c:pt idx="2">
                    <c:v>Sports</c:v>
                  </c:pt>
                </c:lvl>
              </c:multiLvlStrCache>
            </c:multiLvlStrRef>
          </c:cat>
          <c:val>
            <c:numRef>
              <c:f>'Final for Graph'!$B$36:$E$36</c:f>
              <c:numCache>
                <c:formatCode>0</c:formatCode>
                <c:ptCount val="4"/>
                <c:pt idx="0">
                  <c:v>154.2991755005887</c:v>
                </c:pt>
                <c:pt idx="1">
                  <c:v>127.208480565371</c:v>
                </c:pt>
                <c:pt idx="2">
                  <c:v>137.8091872791519</c:v>
                </c:pt>
                <c:pt idx="3">
                  <c:v>130.7420494699647</c:v>
                </c:pt>
              </c:numCache>
            </c:numRef>
          </c:val>
        </c:ser>
        <c:ser>
          <c:idx val="1"/>
          <c:order val="1"/>
          <c:tx>
            <c:strRef>
              <c:f>'Final for Graph'!$A$37</c:f>
              <c:strCache>
                <c:ptCount val="1"/>
                <c:pt idx="0">
                  <c:v>Off-Peak</c:v>
                </c:pt>
              </c:strCache>
            </c:strRef>
          </c:tx>
          <c:invertIfNegative val="0"/>
          <c:cat>
            <c:multiLvlStrRef>
              <c:f>'Final for Graph'!$B$34:$E$35</c:f>
              <c:multiLvlStrCache>
                <c:ptCount val="4"/>
                <c:lvl>
                  <c:pt idx="0">
                    <c:v>A/C On</c:v>
                  </c:pt>
                  <c:pt idx="1">
                    <c:v>A/C off</c:v>
                  </c:pt>
                  <c:pt idx="2">
                    <c:v>A/C On</c:v>
                  </c:pt>
                  <c:pt idx="3">
                    <c:v>A/C off</c:v>
                  </c:pt>
                </c:lvl>
                <c:lvl>
                  <c:pt idx="0">
                    <c:v>Normal</c:v>
                  </c:pt>
                  <c:pt idx="2">
                    <c:v>Sports</c:v>
                  </c:pt>
                </c:lvl>
              </c:multiLvlStrCache>
            </c:multiLvlStrRef>
          </c:cat>
          <c:val>
            <c:numRef>
              <c:f>'Final for Graph'!$B$37:$E$37</c:f>
              <c:numCache>
                <c:formatCode>0</c:formatCode>
                <c:ptCount val="4"/>
                <c:pt idx="0">
                  <c:v>149.5877502944641</c:v>
                </c:pt>
                <c:pt idx="1">
                  <c:v>127.208480565371</c:v>
                </c:pt>
                <c:pt idx="2">
                  <c:v>144.8763250883392</c:v>
                </c:pt>
                <c:pt idx="3">
                  <c:v>141.3427561837456</c:v>
                </c:pt>
              </c:numCache>
            </c:numRef>
          </c:val>
        </c:ser>
        <c:dLbls>
          <c:showLegendKey val="0"/>
          <c:showVal val="0"/>
          <c:showCatName val="0"/>
          <c:showSerName val="0"/>
          <c:showPercent val="0"/>
          <c:showBubbleSize val="0"/>
        </c:dLbls>
        <c:gapWidth val="63"/>
        <c:axId val="1943397480"/>
        <c:axId val="2046155400"/>
      </c:barChart>
      <c:catAx>
        <c:axId val="1943397480"/>
        <c:scaling>
          <c:orientation val="minMax"/>
        </c:scaling>
        <c:delete val="0"/>
        <c:axPos val="b"/>
        <c:majorTickMark val="none"/>
        <c:minorTickMark val="none"/>
        <c:tickLblPos val="nextTo"/>
        <c:crossAx val="2046155400"/>
        <c:crosses val="autoZero"/>
        <c:auto val="1"/>
        <c:lblAlgn val="ctr"/>
        <c:lblOffset val="100"/>
        <c:noMultiLvlLbl val="0"/>
      </c:catAx>
      <c:valAx>
        <c:axId val="2046155400"/>
        <c:scaling>
          <c:orientation val="minMax"/>
          <c:max val="160.0"/>
          <c:min val="100.0"/>
        </c:scaling>
        <c:delete val="0"/>
        <c:axPos val="l"/>
        <c:majorGridlines/>
        <c:title>
          <c:tx>
            <c:rich>
              <a:bodyPr rot="-5400000" vert="horz"/>
              <a:lstStyle/>
              <a:p>
                <a:pPr>
                  <a:defRPr/>
                </a:pPr>
                <a:r>
                  <a:rPr lang="en-US"/>
                  <a:t>Battery Consumption (Wh/km)</a:t>
                </a:r>
              </a:p>
            </c:rich>
          </c:tx>
          <c:layout/>
          <c:overlay val="0"/>
        </c:title>
        <c:numFmt formatCode="0" sourceLinked="0"/>
        <c:majorTickMark val="none"/>
        <c:minorTickMark val="none"/>
        <c:tickLblPos val="nextTo"/>
        <c:crossAx val="1943397480"/>
        <c:crosses val="autoZero"/>
        <c:crossBetween val="between"/>
      </c:valAx>
      <c:dTable>
        <c:showHorzBorder val="1"/>
        <c:showVertBorder val="1"/>
        <c:showOutline val="1"/>
        <c:showKeys val="1"/>
      </c:dTable>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'Final for Graph'!$A$52</c:f>
              <c:strCache>
                <c:ptCount val="1"/>
                <c:pt idx="0">
                  <c:v>Peak</c:v>
                </c:pt>
              </c:strCache>
            </c:strRef>
          </c:tx>
          <c:invertIfNegative val="0"/>
          <c:cat>
            <c:multiLvlStrRef>
              <c:f>'Final for Graph'!$B$50:$E$51</c:f>
              <c:multiLvlStrCache>
                <c:ptCount val="4"/>
                <c:lvl>
                  <c:pt idx="0">
                    <c:v>A/C On</c:v>
                  </c:pt>
                  <c:pt idx="1">
                    <c:v>A/C off</c:v>
                  </c:pt>
                  <c:pt idx="2">
                    <c:v>A/C On</c:v>
                  </c:pt>
                  <c:pt idx="3">
                    <c:v>A/C off</c:v>
                  </c:pt>
                </c:lvl>
                <c:lvl>
                  <c:pt idx="0">
                    <c:v>Petrol</c:v>
                  </c:pt>
                  <c:pt idx="2">
                    <c:v>Battery</c:v>
                  </c:pt>
                </c:lvl>
              </c:multiLvlStrCache>
            </c:multiLvlStrRef>
          </c:cat>
          <c:val>
            <c:numRef>
              <c:f>'Final for Graph'!$B$52:$E$52</c:f>
              <c:numCache>
                <c:formatCode>0</c:formatCode>
                <c:ptCount val="4"/>
                <c:pt idx="0">
                  <c:v>642.0522968197874</c:v>
                </c:pt>
                <c:pt idx="1">
                  <c:v>547.43406360424</c:v>
                </c:pt>
                <c:pt idx="2">
                  <c:v>154.2991755005887</c:v>
                </c:pt>
                <c:pt idx="3">
                  <c:v>127.208480565371</c:v>
                </c:pt>
              </c:numCache>
            </c:numRef>
          </c:val>
        </c:ser>
        <c:ser>
          <c:idx val="1"/>
          <c:order val="1"/>
          <c:tx>
            <c:strRef>
              <c:f>'Final for Graph'!$A$53</c:f>
              <c:strCache>
                <c:ptCount val="1"/>
                <c:pt idx="0">
                  <c:v>Off-Peak</c:v>
                </c:pt>
              </c:strCache>
            </c:strRef>
          </c:tx>
          <c:invertIfNegative val="0"/>
          <c:cat>
            <c:multiLvlStrRef>
              <c:f>'Final for Graph'!$B$50:$E$51</c:f>
              <c:multiLvlStrCache>
                <c:ptCount val="4"/>
                <c:lvl>
                  <c:pt idx="0">
                    <c:v>A/C On</c:v>
                  </c:pt>
                  <c:pt idx="1">
                    <c:v>A/C off</c:v>
                  </c:pt>
                  <c:pt idx="2">
                    <c:v>A/C On</c:v>
                  </c:pt>
                  <c:pt idx="3">
                    <c:v>A/C off</c:v>
                  </c:pt>
                </c:lvl>
                <c:lvl>
                  <c:pt idx="0">
                    <c:v>Petrol</c:v>
                  </c:pt>
                  <c:pt idx="2">
                    <c:v>Battery</c:v>
                  </c:pt>
                </c:lvl>
              </c:multiLvlStrCache>
            </c:multiLvlStrRef>
          </c:cat>
          <c:val>
            <c:numRef>
              <c:f>'Final for Graph'!$B$53:$E$53</c:f>
              <c:numCache>
                <c:formatCode>0</c:formatCode>
                <c:ptCount val="4"/>
                <c:pt idx="0">
                  <c:v>579.8746007067134</c:v>
                </c:pt>
                <c:pt idx="1">
                  <c:v>557.5717314487635</c:v>
                </c:pt>
                <c:pt idx="2">
                  <c:v>149.5877502944641</c:v>
                </c:pt>
                <c:pt idx="3">
                  <c:v>127.208480565371</c:v>
                </c:pt>
              </c:numCache>
            </c:numRef>
          </c:val>
        </c:ser>
        <c:dLbls>
          <c:showLegendKey val="0"/>
          <c:showVal val="0"/>
          <c:showCatName val="0"/>
          <c:showSerName val="0"/>
          <c:showPercent val="0"/>
          <c:showBubbleSize val="0"/>
        </c:dLbls>
        <c:gapWidth val="62"/>
        <c:axId val="2096277240"/>
        <c:axId val="2137534136"/>
      </c:barChart>
      <c:catAx>
        <c:axId val="2096277240"/>
        <c:scaling>
          <c:orientation val="minMax"/>
        </c:scaling>
        <c:delete val="0"/>
        <c:axPos val="b"/>
        <c:majorTickMark val="none"/>
        <c:minorTickMark val="none"/>
        <c:tickLblPos val="nextTo"/>
        <c:crossAx val="2137534136"/>
        <c:crosses val="autoZero"/>
        <c:auto val="1"/>
        <c:lblAlgn val="ctr"/>
        <c:lblOffset val="100"/>
        <c:noMultiLvlLbl val="0"/>
      </c:catAx>
      <c:valAx>
        <c:axId val="2137534136"/>
        <c:scaling>
          <c:orientation val="minMax"/>
        </c:scaling>
        <c:delete val="0"/>
        <c:axPos val="l"/>
        <c:majorGridlines/>
        <c:title>
          <c:tx>
            <c:rich>
              <a:bodyPr rot="-5400000" vert="horz"/>
              <a:lstStyle/>
              <a:p>
                <a:pPr>
                  <a:defRPr/>
                </a:pPr>
                <a:r>
                  <a:rPr lang="en-US"/>
                  <a:t>Energy Consumption (Wh/km)</a:t>
                </a:r>
              </a:p>
            </c:rich>
          </c:tx>
          <c:layout/>
          <c:overlay val="0"/>
        </c:title>
        <c:numFmt formatCode="0" sourceLinked="1"/>
        <c:majorTickMark val="none"/>
        <c:minorTickMark val="none"/>
        <c:tickLblPos val="nextTo"/>
        <c:crossAx val="2096277240"/>
        <c:crosses val="autoZero"/>
        <c:crossBetween val="between"/>
      </c:valAx>
      <c:dTable>
        <c:showHorzBorder val="1"/>
        <c:showVertBorder val="1"/>
        <c:showOutline val="1"/>
        <c:showKeys val="1"/>
      </c:dTable>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490323776915326"/>
          <c:y val="0.205755705770424"/>
          <c:w val="0.509686214009765"/>
          <c:h val="0.493333894010912"/>
        </c:manualLayout>
      </c:layout>
      <c:barChart>
        <c:barDir val="col"/>
        <c:grouping val="clustered"/>
        <c:varyColors val="0"/>
        <c:ser>
          <c:idx val="0"/>
          <c:order val="0"/>
          <c:tx>
            <c:strRef>
              <c:f>'Final for Graph'!$B$74:$B$75</c:f>
              <c:strCache>
                <c:ptCount val="1"/>
                <c:pt idx="0">
                  <c:v>Only Driver A/C On</c:v>
                </c:pt>
              </c:strCache>
            </c:strRef>
          </c:tx>
          <c:invertIfNegative val="0"/>
          <c:cat>
            <c:strRef>
              <c:f>'Final for Graph'!$A$76</c:f>
              <c:strCache>
                <c:ptCount val="1"/>
                <c:pt idx="0">
                  <c:v>Off-Peak</c:v>
                </c:pt>
              </c:strCache>
            </c:strRef>
          </c:cat>
          <c:val>
            <c:numRef>
              <c:f>'Final for Graph'!$B$76</c:f>
              <c:numCache>
                <c:formatCode>0</c:formatCode>
                <c:ptCount val="1"/>
                <c:pt idx="0">
                  <c:v>130.7420494699647</c:v>
                </c:pt>
              </c:numCache>
            </c:numRef>
          </c:val>
        </c:ser>
        <c:ser>
          <c:idx val="1"/>
          <c:order val="1"/>
          <c:tx>
            <c:strRef>
              <c:f>'Final for Graph'!$C$74:$C$75</c:f>
              <c:strCache>
                <c:ptCount val="1"/>
                <c:pt idx="0">
                  <c:v>Full Passengers A/C On</c:v>
                </c:pt>
              </c:strCache>
            </c:strRef>
          </c:tx>
          <c:invertIfNegative val="0"/>
          <c:cat>
            <c:strRef>
              <c:f>'Final for Graph'!$A$76</c:f>
              <c:strCache>
                <c:ptCount val="1"/>
                <c:pt idx="0">
                  <c:v>Off-Peak</c:v>
                </c:pt>
              </c:strCache>
            </c:strRef>
          </c:cat>
          <c:val>
            <c:numRef>
              <c:f>'Final for Graph'!$C$76</c:f>
              <c:numCache>
                <c:formatCode>0</c:formatCode>
                <c:ptCount val="1"/>
                <c:pt idx="0">
                  <c:v>169.6113074204947</c:v>
                </c:pt>
              </c:numCache>
            </c:numRef>
          </c:val>
        </c:ser>
        <c:dLbls>
          <c:showLegendKey val="0"/>
          <c:showVal val="0"/>
          <c:showCatName val="0"/>
          <c:showSerName val="0"/>
          <c:showPercent val="0"/>
          <c:showBubbleSize val="0"/>
        </c:dLbls>
        <c:gapWidth val="12"/>
        <c:axId val="2147388168"/>
        <c:axId val="2137794680"/>
      </c:barChart>
      <c:catAx>
        <c:axId val="2147388168"/>
        <c:scaling>
          <c:orientation val="minMax"/>
        </c:scaling>
        <c:delete val="0"/>
        <c:axPos val="b"/>
        <c:majorTickMark val="none"/>
        <c:minorTickMark val="none"/>
        <c:tickLblPos val="nextTo"/>
        <c:crossAx val="2137794680"/>
        <c:crosses val="autoZero"/>
        <c:auto val="1"/>
        <c:lblAlgn val="ctr"/>
        <c:lblOffset val="100"/>
        <c:noMultiLvlLbl val="0"/>
      </c:catAx>
      <c:valAx>
        <c:axId val="2137794680"/>
        <c:scaling>
          <c:orientation val="minMax"/>
          <c:max val="200.0"/>
          <c:min val="100.0"/>
        </c:scaling>
        <c:delete val="0"/>
        <c:axPos val="l"/>
        <c:majorGridlines/>
        <c:title>
          <c:tx>
            <c:rich>
              <a:bodyPr rot="-5400000" vert="horz"/>
              <a:lstStyle/>
              <a:p>
                <a:pPr>
                  <a:defRPr/>
                </a:pPr>
                <a:r>
                  <a:rPr lang="en-US"/>
                  <a:t>        Battery Consumption</a:t>
                </a:r>
              </a:p>
              <a:p>
                <a:pPr>
                  <a:defRPr/>
                </a:pPr>
                <a:r>
                  <a:rPr lang="en-US"/>
                  <a:t> (Wh/km)</a:t>
                </a:r>
              </a:p>
            </c:rich>
          </c:tx>
          <c:layout>
            <c:manualLayout>
              <c:xMode val="edge"/>
              <c:yMode val="edge"/>
              <c:x val="0.140025179419185"/>
              <c:y val="0.228611376848922"/>
            </c:manualLayout>
          </c:layout>
          <c:overlay val="0"/>
        </c:title>
        <c:numFmt formatCode="0" sourceLinked="1"/>
        <c:majorTickMark val="none"/>
        <c:minorTickMark val="none"/>
        <c:tickLblPos val="nextTo"/>
        <c:crossAx val="2147388168"/>
        <c:crosses val="autoZero"/>
        <c:crossBetween val="between"/>
      </c:valAx>
      <c:dTable>
        <c:showHorzBorder val="1"/>
        <c:showVertBorder val="1"/>
        <c:showOutline val="1"/>
        <c:showKeys val="1"/>
      </c:dTable>
    </c:plotArea>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'Final for Graph'!$B$65:$B$66</c:f>
              <c:strCache>
                <c:ptCount val="1"/>
                <c:pt idx="0">
                  <c:v>Day A/C On</c:v>
                </c:pt>
              </c:strCache>
            </c:strRef>
          </c:tx>
          <c:invertIfNegative val="0"/>
          <c:cat>
            <c:strRef>
              <c:f>'Final for Graph'!$A$67</c:f>
              <c:strCache>
                <c:ptCount val="1"/>
                <c:pt idx="0">
                  <c:v>Off-Peak</c:v>
                </c:pt>
              </c:strCache>
            </c:strRef>
          </c:cat>
          <c:val>
            <c:numRef>
              <c:f>'Final for Graph'!$B$67</c:f>
              <c:numCache>
                <c:formatCode>0</c:formatCode>
                <c:ptCount val="1"/>
                <c:pt idx="0">
                  <c:v>149.5877502944641</c:v>
                </c:pt>
              </c:numCache>
            </c:numRef>
          </c:val>
        </c:ser>
        <c:ser>
          <c:idx val="1"/>
          <c:order val="1"/>
          <c:tx>
            <c:strRef>
              <c:f>'Final for Graph'!$C$65:$C$66</c:f>
              <c:strCache>
                <c:ptCount val="1"/>
                <c:pt idx="0">
                  <c:v>Night A/C On</c:v>
                </c:pt>
              </c:strCache>
            </c:strRef>
          </c:tx>
          <c:invertIfNegative val="0"/>
          <c:cat>
            <c:strRef>
              <c:f>'Final for Graph'!$A$67</c:f>
              <c:strCache>
                <c:ptCount val="1"/>
                <c:pt idx="0">
                  <c:v>Off-Peak</c:v>
                </c:pt>
              </c:strCache>
            </c:strRef>
          </c:cat>
          <c:val>
            <c:numRef>
              <c:f>'Final for Graph'!$C$67</c:f>
              <c:numCache>
                <c:formatCode>0</c:formatCode>
                <c:ptCount val="1"/>
                <c:pt idx="0">
                  <c:v>134.2756183745581</c:v>
                </c:pt>
              </c:numCache>
            </c:numRef>
          </c:val>
        </c:ser>
        <c:dLbls>
          <c:showLegendKey val="0"/>
          <c:showVal val="0"/>
          <c:showCatName val="0"/>
          <c:showSerName val="0"/>
          <c:showPercent val="0"/>
          <c:showBubbleSize val="0"/>
        </c:dLbls>
        <c:gapWidth val="6"/>
        <c:axId val="1945870984"/>
        <c:axId val="2146924744"/>
      </c:barChart>
      <c:catAx>
        <c:axId val="1945870984"/>
        <c:scaling>
          <c:orientation val="minMax"/>
        </c:scaling>
        <c:delete val="0"/>
        <c:axPos val="b"/>
        <c:majorTickMark val="none"/>
        <c:minorTickMark val="none"/>
        <c:tickLblPos val="nextTo"/>
        <c:crossAx val="2146924744"/>
        <c:crosses val="autoZero"/>
        <c:auto val="1"/>
        <c:lblAlgn val="ctr"/>
        <c:lblOffset val="100"/>
        <c:noMultiLvlLbl val="0"/>
      </c:catAx>
      <c:valAx>
        <c:axId val="2146924744"/>
        <c:scaling>
          <c:orientation val="minMax"/>
          <c:max val="150.0"/>
          <c:min val="100.0"/>
        </c:scaling>
        <c:delete val="0"/>
        <c:axPos val="l"/>
        <c:majorGridlines/>
        <c:title>
          <c:tx>
            <c:rich>
              <a:bodyPr rot="-5400000" vert="horz"/>
              <a:lstStyle/>
              <a:p>
                <a:pPr>
                  <a:defRPr/>
                </a:pPr>
                <a:r>
                  <a:rPr lang="en-US"/>
                  <a:t>Battery Consumption (Wh/km)</a:t>
                </a:r>
              </a:p>
            </c:rich>
          </c:tx>
          <c:layout>
            <c:manualLayout>
              <c:xMode val="edge"/>
              <c:yMode val="edge"/>
              <c:x val="0.0625512950764676"/>
              <c:y val="0.0878000824926423"/>
            </c:manualLayout>
          </c:layout>
          <c:overlay val="0"/>
          <c:spPr>
            <a:ln>
              <a:noFill/>
            </a:ln>
          </c:spPr>
        </c:title>
        <c:numFmt formatCode="0" sourceLinked="0"/>
        <c:majorTickMark val="none"/>
        <c:minorTickMark val="none"/>
        <c:tickLblPos val="nextTo"/>
        <c:crossAx val="1945870984"/>
        <c:crosses val="autoZero"/>
        <c:crossBetween val="between"/>
      </c:valAx>
      <c:dTable>
        <c:showHorzBorder val="1"/>
        <c:showVertBorder val="1"/>
        <c:showOutline val="1"/>
        <c:showKeys val="1"/>
      </c:dTable>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338175094204183"/>
          <c:y val="0.0643553884122694"/>
          <c:w val="0.661814887642861"/>
          <c:h val="0.59004909834032"/>
        </c:manualLayout>
      </c:layout>
      <c:barChart>
        <c:barDir val="col"/>
        <c:grouping val="clustered"/>
        <c:varyColors val="0"/>
        <c:ser>
          <c:idx val="0"/>
          <c:order val="0"/>
          <c:tx>
            <c:strRef>
              <c:f>'Final for Graph'!$B$19</c:f>
              <c:strCache>
                <c:ptCount val="1"/>
                <c:pt idx="0">
                  <c:v>Off-peak</c:v>
                </c:pt>
              </c:strCache>
            </c:strRef>
          </c:tx>
          <c:invertIfNegative val="0"/>
          <c:dPt>
            <c:idx val="1"/>
            <c:invertIfNegative val="0"/>
            <c:bubble3D val="0"/>
          </c:dPt>
          <c:cat>
            <c:strRef>
              <c:f>'Final for Graph'!$A$20:$A$21</c:f>
              <c:strCache>
                <c:ptCount val="2"/>
                <c:pt idx="0">
                  <c:v>Freeway</c:v>
                </c:pt>
                <c:pt idx="1">
                  <c:v>City</c:v>
                </c:pt>
              </c:strCache>
            </c:strRef>
          </c:cat>
          <c:val>
            <c:numRef>
              <c:f>'Final for Graph'!$B$20:$B$21</c:f>
              <c:numCache>
                <c:formatCode>0</c:formatCode>
                <c:ptCount val="2"/>
                <c:pt idx="0">
                  <c:v>162.4217812446425</c:v>
                </c:pt>
                <c:pt idx="1">
                  <c:v>149.5877502944641</c:v>
                </c:pt>
              </c:numCache>
            </c:numRef>
          </c:val>
        </c:ser>
        <c:dLbls>
          <c:showLegendKey val="0"/>
          <c:showVal val="0"/>
          <c:showCatName val="0"/>
          <c:showSerName val="0"/>
          <c:showPercent val="0"/>
          <c:showBubbleSize val="0"/>
        </c:dLbls>
        <c:gapWidth val="18"/>
        <c:overlap val="-1"/>
        <c:axId val="2147411784"/>
        <c:axId val="2137718696"/>
      </c:barChart>
      <c:catAx>
        <c:axId val="2147411784"/>
        <c:scaling>
          <c:orientation val="minMax"/>
        </c:scaling>
        <c:delete val="0"/>
        <c:axPos val="b"/>
        <c:majorTickMark val="none"/>
        <c:minorTickMark val="none"/>
        <c:tickLblPos val="nextTo"/>
        <c:crossAx val="2137718696"/>
        <c:crosses val="autoZero"/>
        <c:auto val="1"/>
        <c:lblAlgn val="ctr"/>
        <c:lblOffset val="100"/>
        <c:noMultiLvlLbl val="0"/>
      </c:catAx>
      <c:valAx>
        <c:axId val="2137718696"/>
        <c:scaling>
          <c:orientation val="minMax"/>
        </c:scaling>
        <c:delete val="0"/>
        <c:axPos val="l"/>
        <c:majorGridlines/>
        <c:title>
          <c:tx>
            <c:rich>
              <a:bodyPr/>
              <a:lstStyle/>
              <a:p>
                <a:pPr>
                  <a:defRPr/>
                </a:pPr>
                <a:r>
                  <a:rPr lang="en-US"/>
                  <a:t>Energy Consumption (Wh/km)</a:t>
                </a:r>
              </a:p>
            </c:rich>
          </c:tx>
          <c:layout>
            <c:manualLayout>
              <c:xMode val="edge"/>
              <c:yMode val="edge"/>
              <c:x val="0.0253162785807909"/>
              <c:y val="0.0290911766870263"/>
            </c:manualLayout>
          </c:layout>
          <c:overlay val="0"/>
        </c:title>
        <c:numFmt formatCode="0" sourceLinked="1"/>
        <c:majorTickMark val="none"/>
        <c:minorTickMark val="none"/>
        <c:tickLblPos val="nextTo"/>
        <c:crossAx val="2147411784"/>
        <c:crosses val="autoZero"/>
        <c:crossBetween val="between"/>
      </c:valAx>
      <c:dTable>
        <c:showHorzBorder val="1"/>
        <c:showVertBorder val="1"/>
        <c:showOutline val="1"/>
        <c:showKeys val="1"/>
      </c:dTable>
    </c:plotArea>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7"/>
    </mc:Choice>
    <mc:Fallback>
      <c:style val="17"/>
    </mc:Fallback>
  </mc:AlternateContent>
  <c:chart>
    <c:autoTitleDeleted val="1"/>
    <c:plotArea>
      <c:layout/>
      <c:barChart>
        <c:barDir val="col"/>
        <c:grouping val="clustered"/>
        <c:varyColors val="0"/>
        <c:ser>
          <c:idx val="0"/>
          <c:order val="0"/>
          <c:tx>
            <c:strRef>
              <c:f>Comparision!$A$15</c:f>
              <c:strCache>
                <c:ptCount val="1"/>
                <c:pt idx="0">
                  <c:v>Murdoch</c:v>
                </c:pt>
              </c:strCache>
            </c:strRef>
          </c:tx>
          <c:invertIfNegative val="0"/>
          <c:cat>
            <c:strRef>
              <c:f>Comparision!$B$14:$K$14</c:f>
              <c:strCache>
                <c:ptCount val="10"/>
                <c:pt idx="0">
                  <c:v>City Off-peak</c:v>
                </c:pt>
                <c:pt idx="1">
                  <c:v>City Peak</c:v>
                </c:pt>
                <c:pt idx="2">
                  <c:v>City Peak_Sports</c:v>
                </c:pt>
                <c:pt idx="3">
                  <c:v>City Off peak night driving</c:v>
                </c:pt>
                <c:pt idx="4">
                  <c:v>City Peak A/C_Sports</c:v>
                </c:pt>
                <c:pt idx="5">
                  <c:v>City Off peak A/C _Low</c:v>
                </c:pt>
                <c:pt idx="6">
                  <c:v>City Off-peak A/C</c:v>
                </c:pt>
                <c:pt idx="7">
                  <c:v>City Peak A/C</c:v>
                </c:pt>
                <c:pt idx="8">
                  <c:v>Highway_Off Peak A/C</c:v>
                </c:pt>
                <c:pt idx="9">
                  <c:v>City A/C with passengers</c:v>
                </c:pt>
              </c:strCache>
            </c:strRef>
          </c:cat>
          <c:val>
            <c:numRef>
              <c:f>Comparision!$B$15:$K$15</c:f>
              <c:numCache>
                <c:formatCode>0</c:formatCode>
                <c:ptCount val="10"/>
                <c:pt idx="0">
                  <c:v>127.208480565371</c:v>
                </c:pt>
                <c:pt idx="1">
                  <c:v>127.208480565371</c:v>
                </c:pt>
                <c:pt idx="2">
                  <c:v>130.7420494699647</c:v>
                </c:pt>
                <c:pt idx="3">
                  <c:v>134.2756183745581</c:v>
                </c:pt>
                <c:pt idx="4">
                  <c:v>137.8091872791519</c:v>
                </c:pt>
                <c:pt idx="5">
                  <c:v>148.4098939929329</c:v>
                </c:pt>
                <c:pt idx="6">
                  <c:v>149.5877502944641</c:v>
                </c:pt>
                <c:pt idx="7">
                  <c:v>154.2991755005887</c:v>
                </c:pt>
                <c:pt idx="8">
                  <c:v>162.421781244643</c:v>
                </c:pt>
                <c:pt idx="9">
                  <c:v>169.6113074204947</c:v>
                </c:pt>
              </c:numCache>
            </c:numRef>
          </c:val>
        </c:ser>
        <c:dLbls>
          <c:showLegendKey val="0"/>
          <c:showVal val="0"/>
          <c:showCatName val="0"/>
          <c:showSerName val="0"/>
          <c:showPercent val="0"/>
          <c:showBubbleSize val="0"/>
        </c:dLbls>
        <c:gapWidth val="51"/>
        <c:axId val="2137584952"/>
        <c:axId val="1945800200"/>
      </c:barChart>
      <c:catAx>
        <c:axId val="2137584952"/>
        <c:scaling>
          <c:orientation val="minMax"/>
        </c:scaling>
        <c:delete val="0"/>
        <c:axPos val="b"/>
        <c:majorTickMark val="none"/>
        <c:minorTickMark val="none"/>
        <c:tickLblPos val="nextTo"/>
        <c:txPr>
          <a:bodyPr rot="-5400000" vert="horz"/>
          <a:lstStyle/>
          <a:p>
            <a:pPr>
              <a:defRPr/>
            </a:pPr>
            <a:endParaRPr lang="en-US"/>
          </a:p>
        </c:txPr>
        <c:crossAx val="1945800200"/>
        <c:crosses val="autoZero"/>
        <c:auto val="1"/>
        <c:lblAlgn val="ctr"/>
        <c:lblOffset val="100"/>
        <c:noMultiLvlLbl val="0"/>
      </c:catAx>
      <c:valAx>
        <c:axId val="1945800200"/>
        <c:scaling>
          <c:orientation val="minMax"/>
        </c:scaling>
        <c:delete val="0"/>
        <c:axPos val="l"/>
        <c:majorGridlines/>
        <c:title>
          <c:tx>
            <c:rich>
              <a:bodyPr/>
              <a:lstStyle/>
              <a:p>
                <a:pPr>
                  <a:defRPr/>
                </a:pPr>
                <a:r>
                  <a:rPr lang="en-US"/>
                  <a:t>Energy  Consumption (kWh)</a:t>
                </a:r>
              </a:p>
            </c:rich>
          </c:tx>
          <c:layout/>
          <c:overlay val="0"/>
        </c:title>
        <c:numFmt formatCode="0" sourceLinked="1"/>
        <c:majorTickMark val="none"/>
        <c:minorTickMark val="none"/>
        <c:tickLblPos val="nextTo"/>
        <c:crossAx val="2137584952"/>
        <c:crosses val="autoZero"/>
        <c:crossBetween val="between"/>
      </c:valAx>
      <c:dTable>
        <c:showHorzBorder val="1"/>
        <c:showVertBorder val="1"/>
        <c:showOutline val="1"/>
        <c:showKeys val="1"/>
      </c:dTable>
    </c:plotArea>
    <c:plotVisOnly val="1"/>
    <c:dispBlanksAs val="gap"/>
    <c:showDLblsOverMax val="0"/>
  </c:chart>
  <c:spPr>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7"/>
    </mc:Choice>
    <mc:Fallback>
      <c:style val="17"/>
    </mc:Fallback>
  </mc:AlternateContent>
  <c:chart>
    <c:autoTitleDeleted val="1"/>
    <c:plotArea>
      <c:layout/>
      <c:barChart>
        <c:barDir val="col"/>
        <c:grouping val="clustered"/>
        <c:varyColors val="0"/>
        <c:ser>
          <c:idx val="0"/>
          <c:order val="0"/>
          <c:tx>
            <c:strRef>
              <c:f>Comparision!$A$3</c:f>
              <c:strCache>
                <c:ptCount val="1"/>
                <c:pt idx="0">
                  <c:v>Murdoch </c:v>
                </c:pt>
              </c:strCache>
            </c:strRef>
          </c:tx>
          <c:invertIfNegative val="0"/>
          <c:cat>
            <c:strRef>
              <c:f>Comparision!$B$2:$H$2</c:f>
              <c:strCache>
                <c:ptCount val="7"/>
                <c:pt idx="0">
                  <c:v>City Off-peak</c:v>
                </c:pt>
                <c:pt idx="1">
                  <c:v>City Sports </c:v>
                </c:pt>
                <c:pt idx="2">
                  <c:v>City Peak</c:v>
                </c:pt>
                <c:pt idx="3">
                  <c:v>City (L)</c:v>
                </c:pt>
                <c:pt idx="4">
                  <c:v>Highway Off-Peak</c:v>
                </c:pt>
                <c:pt idx="5">
                  <c:v>City A/C</c:v>
                </c:pt>
                <c:pt idx="6">
                  <c:v>City full passengers</c:v>
                </c:pt>
              </c:strCache>
            </c:strRef>
          </c:cat>
          <c:val>
            <c:numRef>
              <c:f>Comparision!$B$3:$H$3</c:f>
              <c:numCache>
                <c:formatCode>0</c:formatCode>
                <c:ptCount val="7"/>
                <c:pt idx="0">
                  <c:v>127.208480565371</c:v>
                </c:pt>
                <c:pt idx="1">
                  <c:v>130.7420494699647</c:v>
                </c:pt>
                <c:pt idx="2">
                  <c:v>127.208480565371</c:v>
                </c:pt>
                <c:pt idx="3">
                  <c:v>148.4098939929329</c:v>
                </c:pt>
                <c:pt idx="4">
                  <c:v>162.4217812446425</c:v>
                </c:pt>
                <c:pt idx="5">
                  <c:v>154.2991755005887</c:v>
                </c:pt>
                <c:pt idx="6">
                  <c:v>169.6113074204947</c:v>
                </c:pt>
              </c:numCache>
            </c:numRef>
          </c:val>
        </c:ser>
        <c:ser>
          <c:idx val="1"/>
          <c:order val="1"/>
          <c:tx>
            <c:strRef>
              <c:f>Comparision!$A$4</c:f>
              <c:strCache>
                <c:ptCount val="1"/>
                <c:pt idx="0">
                  <c:v>UWA</c:v>
                </c:pt>
              </c:strCache>
            </c:strRef>
          </c:tx>
          <c:invertIfNegative val="0"/>
          <c:cat>
            <c:strRef>
              <c:f>Comparision!$B$2:$H$2</c:f>
              <c:strCache>
                <c:ptCount val="7"/>
                <c:pt idx="0">
                  <c:v>City Off-peak</c:v>
                </c:pt>
                <c:pt idx="1">
                  <c:v>City Sports </c:v>
                </c:pt>
                <c:pt idx="2">
                  <c:v>City Peak</c:v>
                </c:pt>
                <c:pt idx="3">
                  <c:v>City (L)</c:v>
                </c:pt>
                <c:pt idx="4">
                  <c:v>Highway Off-Peak</c:v>
                </c:pt>
                <c:pt idx="5">
                  <c:v>City A/C</c:v>
                </c:pt>
                <c:pt idx="6">
                  <c:v>City full passengers</c:v>
                </c:pt>
              </c:strCache>
            </c:strRef>
          </c:cat>
          <c:val>
            <c:numRef>
              <c:f>Comparision!$B$4:$H$4</c:f>
              <c:numCache>
                <c:formatCode>General</c:formatCode>
                <c:ptCount val="7"/>
                <c:pt idx="0">
                  <c:v>112.0</c:v>
                </c:pt>
                <c:pt idx="1">
                  <c:v>114.0</c:v>
                </c:pt>
                <c:pt idx="2">
                  <c:v>122.0</c:v>
                </c:pt>
                <c:pt idx="3" formatCode="0">
                  <c:v>123.0</c:v>
                </c:pt>
                <c:pt idx="4" formatCode="0">
                  <c:v>127.0</c:v>
                </c:pt>
                <c:pt idx="5">
                  <c:v>148.0</c:v>
                </c:pt>
                <c:pt idx="6">
                  <c:v>128.0</c:v>
                </c:pt>
              </c:numCache>
            </c:numRef>
          </c:val>
        </c:ser>
        <c:dLbls>
          <c:showLegendKey val="0"/>
          <c:showVal val="0"/>
          <c:showCatName val="0"/>
          <c:showSerName val="0"/>
          <c:showPercent val="0"/>
          <c:showBubbleSize val="0"/>
        </c:dLbls>
        <c:gapWidth val="47"/>
        <c:axId val="1945379576"/>
        <c:axId val="1945578472"/>
      </c:barChart>
      <c:catAx>
        <c:axId val="1945379576"/>
        <c:scaling>
          <c:orientation val="minMax"/>
        </c:scaling>
        <c:delete val="0"/>
        <c:axPos val="b"/>
        <c:majorTickMark val="none"/>
        <c:minorTickMark val="none"/>
        <c:tickLblPos val="nextTo"/>
        <c:crossAx val="1945578472"/>
        <c:crosses val="autoZero"/>
        <c:auto val="1"/>
        <c:lblAlgn val="ctr"/>
        <c:lblOffset val="100"/>
        <c:noMultiLvlLbl val="0"/>
      </c:catAx>
      <c:valAx>
        <c:axId val="1945578472"/>
        <c:scaling>
          <c:orientation val="minMax"/>
        </c:scaling>
        <c:delete val="0"/>
        <c:axPos val="l"/>
        <c:majorGridlines/>
        <c:title>
          <c:tx>
            <c:rich>
              <a:bodyPr/>
              <a:lstStyle/>
              <a:p>
                <a:pPr>
                  <a:defRPr/>
                </a:pPr>
                <a:r>
                  <a:rPr lang="en-US"/>
                  <a:t>Energy Used (kWh)</a:t>
                </a:r>
              </a:p>
            </c:rich>
          </c:tx>
          <c:layout/>
          <c:overlay val="0"/>
        </c:title>
        <c:numFmt formatCode="0" sourceLinked="1"/>
        <c:majorTickMark val="none"/>
        <c:minorTickMark val="none"/>
        <c:tickLblPos val="nextTo"/>
        <c:crossAx val="1945379576"/>
        <c:crosses val="autoZero"/>
        <c:crossBetween val="between"/>
      </c:valAx>
      <c:dTable>
        <c:showHorzBorder val="1"/>
        <c:showVertBorder val="1"/>
        <c:showOutline val="1"/>
        <c:showKeys val="1"/>
        <c:spPr>
          <a:ln>
            <a:noFill/>
          </a:ln>
        </c:spPr>
      </c:dTable>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B3E0BD-D7A6-4D46-A1BB-729268CCD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5428</Words>
  <Characters>30944</Characters>
  <Application>Microsoft Macintosh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UWA</Company>
  <LinksUpToDate>false</LinksUpToDate>
  <CharactersWithSpaces>36300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Marcus Pham</dc:creator>
  <cp:lastModifiedBy>Marcus Pham</cp:lastModifiedBy>
  <cp:revision>3</cp:revision>
  <cp:lastPrinted>2014-03-06T03:43:00Z</cp:lastPrinted>
  <dcterms:created xsi:type="dcterms:W3CDTF">2014-08-02T13:54:00Z</dcterms:created>
  <dcterms:modified xsi:type="dcterms:W3CDTF">2014-08-02T13:59:00Z</dcterms:modified>
</cp:coreProperties>
</file>